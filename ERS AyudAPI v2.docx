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37" w:firstLine="0"/>
        <w:rPr>
          <w:rFonts w:ascii="Times New Roman" w:cs="Times New Roman" w:eastAsia="Times New Roman" w:hAnsi="Times New Roman"/>
          <w:sz w:val="20"/>
          <w:szCs w:val="20"/>
        </w:rPr>
      </w:pPr>
      <w:r w:rsidDel="00000000" w:rsidR="00000000" w:rsidRPr="00000000">
        <w:rPr>
          <w:rtl w:val="0"/>
        </w:rPr>
      </w:r>
    </w:p>
    <w:bookmarkStart w:colFirst="0" w:colLast="0" w:name="bookmark=id.fl1wohw55go3" w:id="0"/>
    <w:bookmarkEnd w:id="0"/>
    <w:p w:rsidR="00000000" w:rsidDel="00000000" w:rsidP="00000000" w:rsidRDefault="00000000" w:rsidRPr="00000000" w14:paraId="00000002">
      <w:pPr>
        <w:pStyle w:val="Title"/>
        <w:ind w:firstLine="89"/>
        <w:rPr>
          <w:color w:val="000000"/>
        </w:rPr>
      </w:pPr>
      <w:r w:rsidDel="00000000" w:rsidR="00000000" w:rsidRPr="00000000">
        <w:rPr>
          <w:color w:val="000000"/>
          <w:rtl w:val="0"/>
        </w:rPr>
        <w:t xml:space="preserve">AyudAPI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44"/>
          <w:szCs w:val="1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 w:line="240" w:lineRule="auto"/>
        <w:ind w:left="0" w:right="0" w:firstLine="0"/>
        <w:jc w:val="left"/>
        <w:rPr>
          <w:rFonts w:ascii="Tahoma" w:cs="Tahoma" w:eastAsia="Tahoma" w:hAnsi="Tahoma"/>
          <w:b w:val="0"/>
          <w:bCs w:val="0"/>
          <w:i w:val="0"/>
          <w:iCs w:val="0"/>
          <w:smallCaps w:val="0"/>
          <w:strike w:val="0"/>
          <w:color w:val="000000"/>
          <w:sz w:val="144"/>
          <w:szCs w:val="144"/>
          <w:u w:val="none"/>
          <w:shd w:fill="auto" w:val="clear"/>
          <w:vertAlign w:val="baseline"/>
        </w:rPr>
      </w:pPr>
      <w:r w:rsidDel="00000000" w:rsidR="00000000" w:rsidRPr="00000000">
        <w:rPr>
          <w:rtl w:val="0"/>
        </w:rPr>
      </w:r>
    </w:p>
    <w:p w:rsidR="00000000" w:rsidDel="00000000" w:rsidP="00000000" w:rsidRDefault="00000000" w:rsidRPr="00000000" w14:paraId="00000005">
      <w:pPr>
        <w:spacing w:line="246.99999999999994" w:lineRule="auto"/>
        <w:ind w:right="863"/>
        <w:jc w:val="center"/>
        <w:rPr>
          <w:b w:val="1"/>
          <w:bCs w:val="1"/>
          <w:sz w:val="72"/>
          <w:szCs w:val="72"/>
        </w:rPr>
        <w:sectPr>
          <w:footerReference r:id="rId9" w:type="default"/>
          <w:pgSz w:h="16840" w:w="11920" w:orient="portrait"/>
          <w:pgMar w:bottom="280" w:top="1460" w:left="1133" w:right="283" w:header="720" w:footer="720"/>
          <w:pgNumType w:start="1"/>
        </w:sectPr>
      </w:pPr>
      <w:sdt>
        <w:sdtPr>
          <w:id w:val="-1506603527"/>
          <w:tag w:val="goog_rdk_0"/>
        </w:sdtPr>
        <w:sdtContent>
          <w:r w:rsidDel="00000000" w:rsidR="00000000" w:rsidRPr="00000000">
            <w:rPr>
              <w:rFonts w:ascii="Arial Unicode MS" w:cs="Arial Unicode MS" w:eastAsia="Arial Unicode MS" w:hAnsi="Arial Unicode MS"/>
              <w:b w:val="1"/>
              <w:bCs w:val="1"/>
              <w:sz w:val="72"/>
              <w:szCs w:val="72"/>
              <w:rtl w:val="0"/>
            </w:rPr>
            <w:t xml:space="preserve">Especiﬁcación de Requisitos de Software</w:t>
          </w:r>
        </w:sdtContent>
      </w:sdt>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418.0" w:type="dxa"/>
        <w:jc w:val="left"/>
        <w:tblInd w:w="369.0" w:type="dxa"/>
        <w:tblLayout w:type="fixed"/>
        <w:tblLook w:val="0000"/>
      </w:tblPr>
      <w:tblGrid>
        <w:gridCol w:w="4253"/>
        <w:gridCol w:w="4165"/>
        <w:tblGridChange w:id="0">
          <w:tblGrid>
            <w:gridCol w:w="4253"/>
            <w:gridCol w:w="4165"/>
          </w:tblGrid>
        </w:tblGridChange>
      </w:tblGrid>
      <w:tr>
        <w:trPr>
          <w:cantSplit w:val="0"/>
          <w:trHeight w:val="5405"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Carrera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6.99999999999994" w:lineRule="auto"/>
              <w:ind w:left="5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666666"/>
                <w:sz w:val="28"/>
                <w:szCs w:val="28"/>
                <w:u w:val="none"/>
                <w:shd w:fill="auto" w:val="clear"/>
                <w:vertAlign w:val="baseline"/>
                <w:rtl w:val="0"/>
              </w:rPr>
              <w:t xml:space="preserve">Ingeniería en Sistemas de Información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Asignatura</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6.99999999999994" w:lineRule="auto"/>
              <w:ind w:left="50" w:right="1109"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666666"/>
                <w:sz w:val="28"/>
                <w:szCs w:val="28"/>
                <w:u w:val="none"/>
                <w:shd w:fill="auto" w:val="clear"/>
                <w:vertAlign w:val="baseline"/>
                <w:rtl w:val="0"/>
              </w:rPr>
              <w:t xml:space="preserve">Ingeniería y Calidad de Software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Año</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5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666666"/>
                <w:sz w:val="28"/>
                <w:szCs w:val="28"/>
                <w:u w:val="none"/>
                <w:shd w:fill="auto" w:val="clear"/>
                <w:vertAlign w:val="baseline"/>
                <w:rtl w:val="0"/>
              </w:rPr>
              <w:t xml:space="preserve">2026</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1923479" cy="2133600"/>
                  <wp:effectExtent b="0" l="0" r="0" t="0"/>
                  <wp:docPr id="208292949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923479"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376" w:right="0" w:firstLine="0"/>
              <w:jc w:val="left"/>
              <w:rPr>
                <w:rFonts w:ascii="Tahoma" w:cs="Tahoma" w:eastAsia="Tahoma" w:hAnsi="Tahoma"/>
                <w:b w:val="1"/>
                <w:bCs w:val="1"/>
                <w:i w:val="0"/>
                <w:iCs w:val="0"/>
                <w:smallCaps w:val="0"/>
                <w:strike w:val="0"/>
                <w:color w:val="000000"/>
                <w:sz w:val="48"/>
                <w:szCs w:val="48"/>
                <w:u w:val="none"/>
                <w:shd w:fill="auto" w:val="clear"/>
                <w:vertAlign w:val="baseline"/>
              </w:rPr>
            </w:pPr>
            <w:r w:rsidDel="00000000" w:rsidR="00000000" w:rsidRPr="00000000">
              <w:rPr>
                <w:rFonts w:ascii="Tahoma" w:cs="Tahoma" w:eastAsia="Tahoma" w:hAnsi="Tahoma"/>
                <w:b w:val="0"/>
                <w:bCs w:val="0"/>
                <w:i w:val="0"/>
                <w:iCs w:val="0"/>
                <w:smallCaps w:val="0"/>
                <w:strike w:val="0"/>
                <w:color w:val="666666"/>
                <w:sz w:val="48"/>
                <w:szCs w:val="48"/>
                <w:u w:val="none"/>
                <w:shd w:fill="auto" w:val="clear"/>
                <w:vertAlign w:val="baseline"/>
                <w:rtl w:val="0"/>
              </w:rPr>
              <w:t xml:space="preserve">FRD.</w:t>
            </w:r>
            <w:r w:rsidDel="00000000" w:rsidR="00000000" w:rsidRPr="00000000">
              <w:rPr>
                <w:rFonts w:ascii="Tahoma" w:cs="Tahoma" w:eastAsia="Tahoma" w:hAnsi="Tahoma"/>
                <w:b w:val="1"/>
                <w:bCs w:val="1"/>
                <w:i w:val="0"/>
                <w:iCs w:val="0"/>
                <w:smallCaps w:val="0"/>
                <w:strike w:val="0"/>
                <w:color w:val="666666"/>
                <w:sz w:val="48"/>
                <w:szCs w:val="48"/>
                <w:u w:val="none"/>
                <w:shd w:fill="auto" w:val="clear"/>
                <w:vertAlign w:val="baseline"/>
                <w:rtl w:val="0"/>
              </w:rPr>
              <w:t xml:space="preserve">UTN</w:t>
            </w:r>
            <w:r w:rsidDel="00000000" w:rsidR="00000000" w:rsidRPr="00000000">
              <w:rPr>
                <w:rtl w:val="0"/>
              </w:rPr>
            </w:r>
          </w:p>
        </w:tc>
      </w:tr>
      <w:tr>
        <w:trPr>
          <w:cantSplit w:val="0"/>
          <w:trHeight w:val="5978" w:hRule="atLeast"/>
          <w:tblHeader w:val="0"/>
        </w:trPr>
        <w:tc>
          <w:tcPr>
            <w:gridSpan w:val="2"/>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1"/>
                <w:bCs w:val="1"/>
                <w:i w:val="0"/>
                <w:iCs w:val="0"/>
                <w:smallCaps w:val="0"/>
                <w:strike w:val="0"/>
                <w:color w:val="666666"/>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Profesores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Godoy Cristina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Di Santi Pedro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Fonts w:ascii="Tahoma" w:cs="Tahoma" w:eastAsia="Tahoma" w:hAnsi="Tahoma"/>
                <w:b w:val="1"/>
                <w:bCs w:val="1"/>
                <w:i w:val="0"/>
                <w:iCs w:val="0"/>
                <w:smallCaps w:val="0"/>
                <w:strike w:val="0"/>
                <w:color w:val="666666"/>
                <w:sz w:val="36"/>
                <w:szCs w:val="36"/>
                <w:u w:val="non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Arostegui Aitana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Campos Manuel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Cáceres Ary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De Cia Rocío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Fonts w:ascii="Tahoma" w:cs="Tahoma" w:eastAsia="Tahoma" w:hAnsi="Tahoma"/>
                <w:b w:val="0"/>
                <w:bCs w:val="0"/>
                <w:i w:val="0"/>
                <w:iCs w:val="0"/>
                <w:smallCaps w:val="0"/>
                <w:strike w:val="0"/>
                <w:color w:val="595959"/>
                <w:sz w:val="28"/>
                <w:szCs w:val="28"/>
                <w:u w:val="none"/>
                <w:shd w:fill="auto" w:val="clear"/>
                <w:vertAlign w:val="baseline"/>
                <w:rtl w:val="0"/>
              </w:rPr>
              <w:t xml:space="preserve">García Elías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0"/>
                <w:bCs w:val="0"/>
                <w:i w:val="0"/>
                <w:iCs w:val="0"/>
                <w:smallCaps w:val="0"/>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50" w:right="0" w:firstLine="0"/>
              <w:jc w:val="left"/>
              <w:rPr>
                <w:rFonts w:ascii="Tahoma" w:cs="Tahoma" w:eastAsia="Tahoma" w:hAnsi="Tahoma"/>
                <w:b w:val="1"/>
                <w:bCs w:val="1"/>
                <w:i w:val="0"/>
                <w:iCs w:val="0"/>
                <w:smallCaps w:val="0"/>
                <w:strike w:val="0"/>
                <w:color w:val="59595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5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headerReference r:id="rId11" w:type="default"/>
          <w:type w:val="nextPage"/>
          <w:pgSz w:h="16840" w:w="11920" w:orient="portrait"/>
          <w:pgMar w:bottom="1260" w:top="1560" w:left="1133" w:right="283" w:header="705" w:footer="1065"/>
          <w:pgNumType w:start="2"/>
        </w:sectPr>
      </w:pPr>
      <w:r w:rsidDel="00000000" w:rsidR="00000000" w:rsidRPr="00000000">
        <w:rPr>
          <w:rtl w:val="0"/>
        </w:rPr>
      </w:r>
    </w:p>
    <w:bookmarkStart w:colFirst="0" w:colLast="0" w:name="bookmark=id.163rk31yzcqo" w:id="1"/>
    <w:bookmarkEnd w:id="1"/>
    <w:p w:rsidR="00000000" w:rsidDel="00000000" w:rsidP="00000000" w:rsidRDefault="00000000" w:rsidRPr="00000000" w14:paraId="00000024">
      <w:pPr>
        <w:pStyle w:val="Heading2"/>
        <w:ind w:firstLine="0"/>
        <w:rPr/>
      </w:pPr>
      <w:bookmarkStart w:colFirst="0" w:colLast="0" w:name="_heading=h.xuawcynxtmyn" w:id="2"/>
      <w:bookmarkEnd w:id="2"/>
      <w:r w:rsidDel="00000000" w:rsidR="00000000" w:rsidRPr="00000000">
        <w:rPr>
          <w:rtl w:val="0"/>
        </w:rPr>
        <w:t xml:space="preserve">Historial de versiones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40.0" w:type="dxa"/>
        <w:jc w:val="left"/>
        <w:tblInd w:w="332.0" w:type="dxa"/>
        <w:tblBorders>
          <w:top w:color="efefef" w:space="0" w:sz="18" w:val="single"/>
          <w:left w:color="efefef" w:space="0" w:sz="18" w:val="single"/>
          <w:bottom w:color="efefef" w:space="0" w:sz="18" w:val="single"/>
          <w:right w:color="efefef" w:space="0" w:sz="18" w:val="single"/>
          <w:insideH w:color="efefef" w:space="0" w:sz="18" w:val="single"/>
          <w:insideV w:color="efefef" w:space="0" w:sz="18" w:val="single"/>
        </w:tblBorders>
        <w:tblLayout w:type="fixed"/>
        <w:tblLook w:val="0000"/>
      </w:tblPr>
      <w:tblGrid>
        <w:gridCol w:w="1160"/>
        <w:gridCol w:w="1760"/>
        <w:gridCol w:w="2700"/>
        <w:gridCol w:w="3320"/>
        <w:tblGridChange w:id="0">
          <w:tblGrid>
            <w:gridCol w:w="1160"/>
            <w:gridCol w:w="1760"/>
            <w:gridCol w:w="2700"/>
            <w:gridCol w:w="3320"/>
          </w:tblGrid>
        </w:tblGridChange>
      </w:tblGrid>
      <w:tr>
        <w:trPr>
          <w:cantSplit w:val="0"/>
          <w:trHeight w:val="495" w:hRule="atLeast"/>
          <w:tblHeader w:val="0"/>
        </w:trPr>
        <w:tc>
          <w:tcPr>
            <w:shd w:fill="42424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Versión</w:t>
            </w:r>
            <w:r w:rsidDel="00000000" w:rsidR="00000000" w:rsidRPr="00000000">
              <w:rPr>
                <w:rtl w:val="0"/>
              </w:rPr>
            </w:r>
          </w:p>
        </w:tc>
        <w:tc>
          <w:tcPr>
            <w:shd w:fill="424242"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06"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Fecha</w:t>
            </w:r>
            <w:r w:rsidDel="00000000" w:rsidR="00000000" w:rsidRPr="00000000">
              <w:rPr>
                <w:rtl w:val="0"/>
              </w:rPr>
            </w:r>
          </w:p>
        </w:tc>
        <w:tc>
          <w:tcPr>
            <w:shd w:fill="424242"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32"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Autor/ Responsable</w:t>
            </w:r>
            <w:r w:rsidDel="00000000" w:rsidR="00000000" w:rsidRPr="00000000">
              <w:rPr>
                <w:rtl w:val="0"/>
              </w:rPr>
            </w:r>
          </w:p>
        </w:tc>
        <w:tc>
          <w:tcPr>
            <w:shd w:fill="42424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94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4"/>
                <w:szCs w:val="24"/>
                <w:u w:val="none"/>
                <w:shd w:fill="auto" w:val="clear"/>
                <w:vertAlign w:val="baseline"/>
                <w:rtl w:val="0"/>
              </w:rPr>
              <w:t xml:space="preserve">Descripción</w:t>
            </w:r>
            <w:r w:rsidDel="00000000" w:rsidR="00000000" w:rsidRPr="00000000">
              <w:rPr>
                <w:rtl w:val="0"/>
              </w:rPr>
            </w:r>
          </w:p>
        </w:tc>
      </w:tr>
      <w:tr>
        <w:trPr>
          <w:cantSplit w:val="0"/>
          <w:trHeight w:val="1395" w:hRule="atLeast"/>
          <w:tblHeader w:val="0"/>
        </w:trPr>
        <w:tc>
          <w:tcPr>
            <w:shd w:fill="f2f2f2"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w:t>
            </w:r>
          </w:p>
        </w:tc>
        <w:tc>
          <w:tcPr>
            <w:shd w:fill="f2f2f2" w:val="clear"/>
          </w:tcPr>
          <w:p w:rsidR="00000000" w:rsidDel="00000000" w:rsidP="00000000" w:rsidRDefault="00000000" w:rsidRPr="00000000" w14:paraId="0000002C">
            <w:pPr>
              <w:rPr>
                <w:i w:val="1"/>
                <w:iCs w:val="1"/>
                <w:sz w:val="20"/>
                <w:szCs w:val="20"/>
              </w:rPr>
            </w:pPr>
            <w:r w:rsidDel="00000000" w:rsidR="00000000" w:rsidRPr="00000000">
              <w:rPr>
                <w:rtl w:val="0"/>
              </w:rPr>
            </w:r>
          </w:p>
          <w:p w:rsidR="00000000" w:rsidDel="00000000" w:rsidP="00000000" w:rsidRDefault="00000000" w:rsidRPr="00000000" w14:paraId="0000002D">
            <w:pPr>
              <w:rPr>
                <w:i w:val="1"/>
                <w:iCs w:val="1"/>
                <w:sz w:val="20"/>
                <w:szCs w:val="20"/>
              </w:rPr>
            </w:pPr>
            <w:r w:rsidDel="00000000" w:rsidR="00000000" w:rsidRPr="00000000">
              <w:rPr>
                <w:rtl w:val="0"/>
              </w:rPr>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  30 jul 2026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Campos, García</w:t>
              <w:br w:type="textWrapping"/>
            </w:r>
            <w:r w:rsidDel="00000000" w:rsidR="00000000" w:rsidRPr="00000000">
              <w:rPr>
                <w:rtl w:val="0"/>
              </w:rPr>
            </w:r>
          </w:p>
        </w:tc>
        <w:tc>
          <w:tcPr>
            <w:shd w:fill="f2f2f2"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6.99999999999994" w:lineRule="auto"/>
              <w:ind w:left="107" w:right="1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Definimos los primeros 6 puntos, con los objetivos, supuestos y arquitectura</w:t>
            </w:r>
          </w:p>
        </w:tc>
      </w:tr>
      <w:tr>
        <w:trPr>
          <w:cantSplit w:val="0"/>
          <w:trHeight w:val="535" w:hRule="atLeast"/>
          <w:tblHeader w:val="0"/>
        </w:trPr>
        <w:tc>
          <w:tcPr>
            <w:shd w:fill="f2f2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6"/>
                <w:szCs w:val="26"/>
                <w:u w:val="none"/>
                <w:shd w:fill="auto" w:val="clear"/>
                <w:vertAlign w:val="baseline"/>
                <w:rtl w:val="0"/>
              </w:rPr>
              <w:t xml:space="preserve"> 2</w:t>
            </w:r>
          </w:p>
        </w:tc>
        <w:tc>
          <w:tcPr>
            <w:shd w:fill="f2f2f2" w:val="clear"/>
          </w:tcPr>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 15 agos 2026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27"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Arostegui, Cáceres, De Cia</w:t>
            </w:r>
            <w:r w:rsidDel="00000000" w:rsidR="00000000" w:rsidRPr="00000000">
              <w:rPr>
                <w:rtl w:val="0"/>
              </w:rPr>
            </w:r>
          </w:p>
        </w:tc>
        <w:tc>
          <w:tcPr>
            <w:shd w:fill="f2f2f2"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Definimos los requisitos a medida que planeamos las interfaces (8-12)</w:t>
            </w:r>
            <w:r w:rsidDel="00000000" w:rsidR="00000000" w:rsidRPr="00000000">
              <w:rPr>
                <w:rtl w:val="0"/>
              </w:rPr>
            </w:r>
          </w:p>
        </w:tc>
      </w:tr>
      <w:tr>
        <w:trPr>
          <w:cantSplit w:val="0"/>
          <w:trHeight w:val="534" w:hRule="atLeast"/>
          <w:tblHeader w:val="0"/>
        </w:trPr>
        <w:tc>
          <w:tcPr>
            <w:shd w:fill="f2f2f2"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15" w:hRule="atLeast"/>
          <w:tblHeader w:val="0"/>
        </w:trPr>
        <w:tc>
          <w:tcPr>
            <w:shd w:fill="f2f2f2"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27"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15" w:hRule="atLeast"/>
          <w:tblHeader w:val="0"/>
        </w:trPr>
        <w:tc>
          <w:tcPr>
            <w:shd w:fill="f2f2f2"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27"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42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6840" w:w="11920" w:orient="portrait"/>
          <w:pgMar w:bottom="1260" w:top="1560" w:left="1133" w:right="283" w:header="705" w:footer="1065"/>
        </w:sectPr>
      </w:pPr>
      <w:r w:rsidDel="00000000" w:rsidR="00000000" w:rsidRPr="00000000">
        <w:rPr>
          <w:rtl w:val="0"/>
        </w:rPr>
      </w:r>
    </w:p>
    <w:bookmarkStart w:colFirst="0" w:colLast="0" w:name="bookmark=id.kdfpdevntfo8" w:id="3"/>
    <w:bookmarkEnd w:id="3"/>
    <w:p w:rsidR="00000000" w:rsidDel="00000000" w:rsidP="00000000" w:rsidRDefault="00000000" w:rsidRPr="00000000" w14:paraId="00000046">
      <w:pPr>
        <w:pStyle w:val="Heading2"/>
        <w:ind w:firstLine="0"/>
        <w:rPr/>
      </w:pPr>
      <w:bookmarkStart w:colFirst="0" w:colLast="0" w:name="_heading=h.h770f1ywmlsz" w:id="4"/>
      <w:bookmarkEnd w:id="4"/>
      <w:r w:rsidDel="00000000" w:rsidR="00000000" w:rsidRPr="00000000">
        <w:rPr>
          <w:rtl w:val="0"/>
        </w:rPr>
        <w:t xml:space="preserve">Contenido</w:t>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a5a5a5"/>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a5a5a5"/>
          <w:sz w:val="32"/>
          <w:szCs w:val="32"/>
          <w:u w:val="none"/>
          <w:shd w:fill="auto" w:val="clear"/>
          <w:vertAlign w:val="baseline"/>
          <w:rtl w:val="0"/>
        </w:rPr>
        <w:t xml:space="preserve">Contenido</w:t>
      </w:r>
    </w:p>
    <w:sdt>
      <w:sdtPr>
        <w:id w:val="363359632"/>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uawcynxtmyn">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770f1ywmlsz">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nwk4ze96yg">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2.</w:t>
            </w:r>
          </w:hyperlink>
          <w:hyperlink w:anchor="_heading=h.7wnwk4ze96y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_heading=h.7wnwk4ze96yg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2ecu6qwm7of">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3.</w:t>
            </w:r>
          </w:hyperlink>
          <w:hyperlink w:anchor="_heading=h.82ecu6qwm7o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_heading=h.82ecu6qwm7of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Alcance/Ámbito del Sistema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oh9cgcqhr90">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4.</w:t>
            </w:r>
          </w:hyperlink>
          <w:hyperlink w:anchor="_heading=h.doh9cgcqhr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_heading=h.doh9cgcqhr90 \h </w:instrText>
            <w:fldChar w:fldCharType="separate"/>
          </w:r>
          <w:sdt>
            <w:sdtPr>
              <w:id w:val="-102188089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Términos y Deﬁniciones</w:t>
                <w:tab/>
                <w:t xml:space="preserve">9</w:t>
              </w:r>
            </w:sdtContent>
          </w:sdt>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qe9i68n5fe">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5.</w:t>
            </w:r>
          </w:hyperlink>
          <w:hyperlink w:anchor="_heading=h.5tqe9i68n5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_heading=h.5tqe9i68n5fe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Acrónimos y abreviaturas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se6mv44nm8d">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6.</w:t>
            </w:r>
          </w:hyperlink>
          <w:hyperlink w:anchor="_heading=h.tse6mv44nm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_heading=h.tse6mv44nm8d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Referencias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l9triebuxux">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7.</w:t>
            </w:r>
          </w:hyperlink>
          <w:hyperlink w:anchor="_heading=h.yl9triebux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_heading=h.yl9triebuxux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Perspectiva del producto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y1lt4xfe0u4">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8.</w:t>
            </w:r>
          </w:hyperlink>
          <w:hyperlink w:anchor="_heading=h.8y1lt4xfe0u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_heading=h.8y1lt4xfe0u4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Funciones del producto</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w8anixejth9">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9.</w:t>
            </w:r>
          </w:hyperlink>
          <w:hyperlink w:anchor="_heading=h.lw8anixejth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_heading=h.lw8anixejth9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Características del usuario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fnw9imtvqcz">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10.</w:t>
            </w:r>
          </w:hyperlink>
          <w:hyperlink w:anchor="_heading=h.ofnw9imtvqc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_heading=h.ofnw9imtvqcz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Limitaciones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ge3jushowig">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11.</w:t>
            </w:r>
          </w:hyperlink>
          <w:hyperlink w:anchor="_heading=h.fge3jushowi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_heading=h.fge3jushowig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Supuestos y Dependencias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 w:val="right" w:leader="none" w:pos="9750"/>
            </w:tabs>
            <w:spacing w:after="0" w:before="70" w:line="240" w:lineRule="auto"/>
            <w:ind w:left="1145" w:right="0" w:hanging="47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auwhrj3oh7i">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12.</w:t>
            </w:r>
          </w:hyperlink>
          <w:hyperlink w:anchor="_heading=h.4auwhrj3oh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_heading=h.4auwhrj3oh7i \h </w:instrText>
            <w:fldChar w:fldCharType="separate"/>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Distribución de requisitos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2"/>
        <w:rPr/>
        <w:sectPr>
          <w:type w:val="nextPage"/>
          <w:pgSz w:h="16840" w:w="11920" w:orient="portrait"/>
          <w:pgMar w:bottom="1560" w:top="1560" w:left="1133" w:right="283" w:header="705" w:footer="1065"/>
        </w:sectPr>
      </w:pPr>
      <w:r w:rsidDel="00000000" w:rsidR="00000000" w:rsidRPr="00000000">
        <w:rPr>
          <w:rtl w:val="0"/>
        </w:rPr>
      </w:r>
    </w:p>
    <w:bookmarkStart w:colFirst="0" w:colLast="0" w:name="bookmark=id.yksrg0q85myr" w:id="5"/>
    <w:bookmarkEnd w:id="5"/>
    <w:p w:rsidR="00000000" w:rsidDel="00000000" w:rsidP="00000000" w:rsidRDefault="00000000" w:rsidRPr="00000000" w14:paraId="00000057">
      <w:pPr>
        <w:spacing w:line="246.99999999999994" w:lineRule="auto"/>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99" w:line="246.99999999999994" w:lineRule="auto"/>
        <w:ind w:left="720" w:right="0" w:hanging="540"/>
        <w:jc w:val="left"/>
        <w:rPr>
          <w:rFonts w:ascii="Tahoma" w:cs="Tahoma" w:eastAsia="Tahoma" w:hAnsi="Tahoma"/>
          <w:b w:val="1"/>
          <w:bCs w:val="1"/>
          <w:i w:val="0"/>
          <w:iCs w:val="0"/>
          <w:smallCaps w:val="0"/>
          <w:strike w:val="0"/>
          <w:color w:val="000000"/>
          <w:u w:val="none"/>
          <w:shd w:fill="auto" w:val="clear"/>
          <w:vertAlign w:val="baseline"/>
        </w:rPr>
      </w:pPr>
      <w:sdt>
        <w:sdtPr>
          <w:id w:val="2142397829"/>
          <w:tag w:val="goog_rdk_2"/>
        </w:sdtPr>
        <w:sdtContent>
          <w:commentRangeStart w:id="0"/>
        </w:sdtContent>
      </w:sdt>
      <w:r w:rsidDel="00000000" w:rsidR="00000000" w:rsidRPr="00000000">
        <w:rPr>
          <w:rFonts w:ascii="Tahoma" w:cs="Tahoma" w:eastAsia="Tahoma" w:hAnsi="Tahoma"/>
          <w:b w:val="1"/>
          <w:bCs w:val="1"/>
          <w:i w:val="0"/>
          <w:iCs w:val="0"/>
          <w:smallCaps w:val="0"/>
          <w:strike w:val="0"/>
          <w:color w:val="000000"/>
          <w:sz w:val="48"/>
          <w:szCs w:val="48"/>
          <w:u w:val="none"/>
          <w:shd w:fill="auto" w:val="clear"/>
          <w:vertAlign w:val="baseline"/>
          <w:rtl w:val="0"/>
        </w:rPr>
        <w:t xml:space="preserve">Introducción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6.99999999999994"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Este documento es la Especificación de Requisitos de Software (ERS) de la aplicación web AyudAPI. </w:t>
        <w:br w:type="textWrapping"/>
        <w:t xml:space="preserve">Tiene como objetivo definir de manera clara, precisa y completa los requisitos del software, adhiriendo a un estándar de calidad de </w:t>
      </w:r>
      <w:sdt>
        <w:sdtPr>
          <w:id w:val="240206200"/>
          <w:tag w:val="goog_rdk_3"/>
        </w:sdtPr>
        <w:sdtContent>
          <w:commentRangeStart w:id="1"/>
        </w:sdtContent>
      </w:sdt>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software</w:t>
      </w:r>
      <w:commentRangeEnd w:id="1"/>
      <w:r w:rsidDel="00000000" w:rsidR="00000000" w:rsidRPr="00000000">
        <w:commentReference w:id="1"/>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662" w:right="0" w:hanging="36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Está dirigido a:</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46.99999999999994"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Los miembros del equipo de desarrollo, pues sirve como base para todas las etapas del proceso de desarrollo.</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46.99999999999994"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El equipo de aseguramiento de calidad (QA), quienes disponen de métricas y parámetros relevantes acerca de la calidad del software.</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246.99999999999994" w:lineRule="auto"/>
        <w:ind w:left="1022" w:right="1354" w:hanging="360"/>
        <w:jc w:val="left"/>
        <w:rPr>
          <w:b w:val="0"/>
          <w:bCs w:val="0"/>
          <w:i w:val="0"/>
          <w:iCs w:val="0"/>
          <w:smallCaps w:val="0"/>
          <w:strike w:val="0"/>
          <w:color w:val="000000"/>
          <w:u w:val="none"/>
          <w:shd w:fill="auto" w:val="clear"/>
          <w:vertAlign w:val="baseline"/>
        </w:rPr>
        <w:sectPr>
          <w:type w:val="nextPage"/>
          <w:pgSz w:h="16840" w:w="11920" w:orient="portrait"/>
          <w:pgMar w:bottom="1440" w:top="1440" w:left="1080" w:right="1080" w:header="705" w:footer="1065"/>
        </w:sect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Los inversionistas del proyecto (obras sociales, servicios de emergencia, inversores) que necesitan comprender el alcance y las capacidades del sistema.</w:t>
      </w:r>
    </w:p>
    <w:bookmarkStart w:colFirst="0" w:colLast="0" w:name="bookmark=id.6152ynrgu1fm" w:id="6"/>
    <w:bookmarkEnd w:id="6"/>
    <w:p w:rsidR="00000000" w:rsidDel="00000000" w:rsidP="00000000" w:rsidRDefault="00000000" w:rsidRPr="00000000" w14:paraId="0000005E">
      <w:pPr>
        <w:pStyle w:val="Heading2"/>
        <w:numPr>
          <w:ilvl w:val="0"/>
          <w:numId w:val="6"/>
        </w:numPr>
        <w:tabs>
          <w:tab w:val="left" w:leader="none" w:pos="861"/>
        </w:tabs>
        <w:ind w:left="720" w:hanging="540"/>
        <w:rPr/>
      </w:pPr>
      <w:bookmarkStart w:colFirst="0" w:colLast="0" w:name="_heading=h.7wnwk4ze96yg" w:id="7"/>
      <w:bookmarkEnd w:id="7"/>
      <w:r w:rsidDel="00000000" w:rsidR="00000000" w:rsidRPr="00000000">
        <w:rPr>
          <w:rtl w:val="0"/>
        </w:rPr>
        <w:t xml:space="preserve">Propósito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El propósito de AyudAPI es proporcionar un </w:t>
      </w:r>
      <w:sdt>
        <w:sdtPr>
          <w:id w:val="1970945847"/>
          <w:tag w:val="goog_rdk_4"/>
        </w:sdtPr>
        <w:sdtContent>
          <w:commentRangeStart w:id="2"/>
        </w:sdtContent>
      </w:sdt>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ecosistema </w:t>
      </w:r>
      <w:commentRangeEnd w:id="2"/>
      <w:r w:rsidDel="00000000" w:rsidR="00000000" w:rsidRPr="00000000">
        <w:commentReference w:id="2"/>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de respuesta médica georreferenciada que transforme información estática en un recurso accesible y accionable durante el "</w:t>
      </w:r>
      <w:sdt>
        <w:sdtPr>
          <w:id w:val="60658673"/>
          <w:tag w:val="goog_rdk_5"/>
        </w:sdtPr>
        <w:sdtContent>
          <w:commentRangeStart w:id="3"/>
        </w:sdtContent>
      </w:sdt>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minuto de oro</w:t>
      </w:r>
      <w:commentRangeEnd w:id="3"/>
      <w:r w:rsidDel="00000000" w:rsidR="00000000" w:rsidRPr="00000000">
        <w:commentReference w:id="3"/>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de una emergencia médica.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sdt>
        <w:sdtPr>
          <w:id w:val="2016400510"/>
          <w:tag w:val="goog_rdk_6"/>
        </w:sdtPr>
        <w:sdtContent>
          <w:commentRangeStart w:id="4"/>
        </w:sdtContent>
      </w:sdt>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AyudAPI</w:t>
      </w:r>
      <w:commentRangeEnd w:id="4"/>
      <w:r w:rsidDel="00000000" w:rsidR="00000000" w:rsidRPr="00000000">
        <w:commentReference w:id="4"/>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utiliza </w:t>
      </w: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tokens de seguridad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representados en códigos QR (pulseras, tarjetas o adhesivos) para permitir que terceros y servicios de salud accedan a datos críticos de un paciente de forma inmediata, superando las barreras de teléfonos bloqueados o falta de protocolos de actuación.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La aplicación busca:</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Salvar vidas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mediante el acceso rápido a información médica crítica en situaciones de emergencia.</w:t>
      </w:r>
    </w:p>
    <w:p w:rsidR="00000000" w:rsidDel="00000000" w:rsidP="00000000" w:rsidRDefault="00000000" w:rsidRPr="00000000" w14:paraId="000000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Proteger la privacidad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de los pacientes mediante un modelo de datos segmentado en 4 niveles de acceso.</w:t>
      </w:r>
    </w:p>
    <w:p w:rsidR="00000000" w:rsidDel="00000000" w:rsidP="00000000" w:rsidRDefault="00000000" w:rsidRPr="00000000" w14:paraId="000000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Optimizar la respuesta de</w:t>
      </w:r>
      <w:r w:rsidDel="00000000" w:rsidR="00000000" w:rsidRPr="00000000">
        <w:rPr>
          <w:b w:val="1"/>
          <w:bCs w:val="1"/>
          <w:sz w:val="28"/>
          <w:szCs w:val="28"/>
          <w:rtl w:val="0"/>
        </w:rPr>
        <w:t xml:space="preserve"> e</w:t>
      </w: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mergencias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proporcionando geolocalización reactiva y comunicación directa con servicios de salud (SAME).</w:t>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Generar valor preventivo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mediante análisis predictivo y dashboards para obras sociales y hospitales.</w:t>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sectPr>
          <w:type w:val="nextPage"/>
          <w:pgSz w:h="16840" w:w="11920" w:orient="portrait"/>
          <w:pgMar w:bottom="1440" w:top="1440" w:left="1080" w:right="1080" w:header="705" w:footer="1065"/>
        </w:sect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Brindar seguridad jurídica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a quienes auxilian, mediante la visualización de los artículos 34 (Estado de Necesidad) y 108 (Obligación de Socorro) del Código Penal.</w:t>
      </w:r>
    </w:p>
    <w:bookmarkStart w:colFirst="0" w:colLast="0" w:name="bookmark=id.4gzx8j72vdkz" w:id="8"/>
    <w:bookmarkEnd w:id="8"/>
    <w:p w:rsidR="00000000" w:rsidDel="00000000" w:rsidP="00000000" w:rsidRDefault="00000000" w:rsidRPr="00000000" w14:paraId="0000006A">
      <w:pPr>
        <w:pStyle w:val="Heading2"/>
        <w:numPr>
          <w:ilvl w:val="0"/>
          <w:numId w:val="6"/>
        </w:numPr>
        <w:tabs>
          <w:tab w:val="left" w:leader="none" w:pos="895"/>
        </w:tabs>
        <w:ind w:left="895" w:hanging="588"/>
        <w:rPr/>
      </w:pPr>
      <w:bookmarkStart w:colFirst="0" w:colLast="0" w:name="_heading=h.82ecu6qwm7of" w:id="9"/>
      <w:bookmarkEnd w:id="9"/>
      <w:r w:rsidDel="00000000" w:rsidR="00000000" w:rsidRPr="00000000">
        <w:rPr>
          <w:rtl w:val="0"/>
        </w:rPr>
        <w:t xml:space="preserve">Alcance/Ámbito del Sistema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Arial" w:cs="Arial" w:eastAsia="Arial" w:hAnsi="Arial"/>
          <w:i w:val="0"/>
          <w:iCs w:val="0"/>
          <w:smallCaps w:val="0"/>
          <w:strike w:val="0"/>
          <w:color w:val="000000"/>
          <w:u w:val="none"/>
          <w:shd w:fill="auto" w:val="clear"/>
          <w:vertAlign w:val="baseline"/>
        </w:rPr>
      </w:pPr>
      <w:sdt>
        <w:sdtPr>
          <w:id w:val="-1545544406"/>
          <w:tag w:val="goog_rdk_7"/>
        </w:sdtPr>
        <w:sdtContent>
          <w:commentRangeStart w:id="5"/>
        </w:sdtContent>
      </w:sdt>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AyudAPI permitirá a los usuarios gestionar su perfil médico crítico, generar códigos QR con tokens de seguridad, y facilitar el acceso a esta información en situaciones de emergencia.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 w:right="1181"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Está pensada para ser utilizada en Argentina, principalmente por:</w:t>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Pacientes/Usuarios: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Personas que deseen tener disponible su información médica crítica en caso de emergencia.</w:t>
      </w:r>
    </w:p>
    <w:p w:rsidR="00000000" w:rsidDel="00000000" w:rsidP="00000000" w:rsidRDefault="00000000" w:rsidRPr="00000000" w14:paraId="000000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Intervinientes/Terceros: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Personas que encuentren a un paciente en situación de emergencia y necesiten asistirlo.</w:t>
      </w:r>
    </w:p>
    <w:p w:rsidR="00000000" w:rsidDel="00000000" w:rsidP="00000000" w:rsidRDefault="00000000" w:rsidRPr="00000000" w14:paraId="0000007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Personal de salud certificado: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Médicos y enfermeros que necesiten acceder a datos extendidos durante el traslado o atención.</w:t>
      </w:r>
    </w:p>
    <w:p w:rsidR="00000000" w:rsidDel="00000000" w:rsidP="00000000" w:rsidRDefault="00000000" w:rsidRPr="00000000" w14:paraId="0000007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22" w:right="1354"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Instituciones de salud: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Obras sociales, hospitales y servicios de emergencia (SAME) que requieran dashboards analíticos y gestión de datos agregados.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62" w:right="1354"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940.0" w:type="dxa"/>
        <w:jc w:val="left"/>
        <w:tblInd w:w="332.0" w:type="dxa"/>
        <w:tblBorders>
          <w:top w:color="efefef" w:space="0" w:sz="18" w:val="single"/>
          <w:left w:color="efefef" w:space="0" w:sz="18" w:val="single"/>
          <w:bottom w:color="efefef" w:space="0" w:sz="18" w:val="single"/>
          <w:right w:color="efefef" w:space="0" w:sz="18" w:val="single"/>
          <w:insideH w:color="efefef" w:space="0" w:sz="18" w:val="single"/>
          <w:insideV w:color="efefef" w:space="0" w:sz="18" w:val="single"/>
        </w:tblBorders>
        <w:tblLayout w:type="fixed"/>
        <w:tblLook w:val="0000"/>
      </w:tblPr>
      <w:tblGrid>
        <w:gridCol w:w="1575"/>
        <w:gridCol w:w="2905"/>
        <w:gridCol w:w="1398"/>
        <w:gridCol w:w="3062"/>
        <w:tblGridChange w:id="0">
          <w:tblGrid>
            <w:gridCol w:w="1575"/>
            <w:gridCol w:w="2905"/>
            <w:gridCol w:w="1398"/>
            <w:gridCol w:w="3062"/>
          </w:tblGrid>
        </w:tblGridChange>
      </w:tblGrid>
      <w:tr>
        <w:trPr>
          <w:cantSplit w:val="0"/>
          <w:trHeight w:val="556"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 w:lineRule="auto"/>
              <w:ind w:left="29"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Incluye</w:t>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 w:lineRule="auto"/>
              <w:ind w:left="1326"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No incluye</w:t>
            </w:r>
          </w:p>
        </w:tc>
      </w:tr>
      <w:tr>
        <w:trPr>
          <w:cantSplit w:val="0"/>
          <w:trHeight w:val="1635" w:hRule="atLeast"/>
          <w:tblHeader w:val="0"/>
        </w:trPr>
        <w:tc>
          <w:tcPr>
            <w:tcBorders>
              <w:right w:color="000000" w:space="0" w:sz="0" w:val="nil"/>
            </w:tcBorders>
            <w:shd w:fill="f2f2f2"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38200" cy="838200"/>
                  <wp:effectExtent b="0" l="0" r="0" t="0"/>
                  <wp:docPr descr="Blog contorno" id="2082929493" name="image4.png"/>
                  <a:graphic>
                    <a:graphicData uri="http://schemas.openxmlformats.org/drawingml/2006/picture">
                      <pic:pic>
                        <pic:nvPicPr>
                          <pic:cNvPr descr="Blog contorno" id="0" name="image4.png"/>
                          <pic:cNvPicPr preferRelativeResize="0"/>
                        </pic:nvPicPr>
                        <pic:blipFill>
                          <a:blip r:embed="rId12"/>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Perfil médico </w:t>
            </w:r>
            <w:r w:rsidDel="00000000" w:rsidR="00000000" w:rsidRPr="00000000">
              <w:rPr>
                <w:sz w:val="36"/>
                <w:szCs w:val="36"/>
                <w:rtl w:val="0"/>
              </w:rPr>
              <w:t xml:space="preserve">crítico</w:t>
            </w:r>
            <w:r w:rsidDel="00000000" w:rsidR="00000000" w:rsidRPr="00000000">
              <w:rPr>
                <w:rtl w:val="0"/>
              </w:rPr>
            </w:r>
          </w:p>
        </w:tc>
        <w:tc>
          <w:tcPr>
            <w:tcBorders>
              <w:right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47725" cy="838200"/>
                  <wp:effectExtent b="0" l="0" r="0" t="0"/>
                  <wp:docPr id="208292949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847725" cy="838200"/>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Historia clínica completa</w:t>
            </w:r>
          </w:p>
        </w:tc>
      </w:tr>
      <w:tr>
        <w:trPr>
          <w:cantSplit w:val="0"/>
          <w:trHeight w:val="1635" w:hRule="atLeast"/>
          <w:tblHeader w:val="0"/>
        </w:trPr>
        <w:tc>
          <w:tcPr>
            <w:tcBorders>
              <w:right w:color="000000" w:space="0" w:sz="0" w:val="nil"/>
            </w:tcBorders>
            <w:shd w:fill="f2f2f2"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38200" cy="847725"/>
                  <wp:effectExtent b="0" l="0" r="0" t="0"/>
                  <wp:docPr id="208292949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272"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Generación de Tokens QR</w:t>
            </w:r>
          </w:p>
        </w:tc>
        <w:tc>
          <w:tcPr>
            <w:tcBorders>
              <w:right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Verdana" w:cs="Verdana" w:eastAsia="Verdana" w:hAnsi="Verdana"/>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38200" cy="838200"/>
                  <wp:effectExtent b="0" l="0" r="0" t="0"/>
                  <wp:docPr descr="Medicina con relleno sólido" id="2082929494" name="image2.png"/>
                  <a:graphic>
                    <a:graphicData uri="http://schemas.openxmlformats.org/drawingml/2006/picture">
                      <pic:pic>
                        <pic:nvPicPr>
                          <pic:cNvPr descr="Medicina con relleno sólido" id="0" name="image2.png"/>
                          <pic:cNvPicPr preferRelativeResize="0"/>
                        </pic:nvPicPr>
                        <pic:blipFill>
                          <a:blip r:embed="rId15"/>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sz w:val="34"/>
                <w:szCs w:val="3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4"/>
                <w:szCs w:val="34"/>
                <w:u w:val="none"/>
                <w:shd w:fill="auto" w:val="clear"/>
                <w:vertAlign w:val="baseline"/>
                <w:rtl w:val="0"/>
              </w:rPr>
              <w:t xml:space="preserve">Diagnóstico médico o telemedicina</w:t>
            </w:r>
          </w:p>
        </w:tc>
      </w:tr>
      <w:tr>
        <w:trPr>
          <w:cantSplit w:val="0"/>
          <w:trHeight w:val="1654" w:hRule="atLeast"/>
          <w:tblHeader w:val="0"/>
        </w:trPr>
        <w:tc>
          <w:tcPr>
            <w:tcBorders>
              <w:right w:color="000000" w:space="0" w:sz="0" w:val="nil"/>
            </w:tcBorders>
            <w:shd w:fill="f2f2f2"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38200" cy="838200"/>
                  <wp:effectExtent b="0" l="0" r="0" t="0"/>
                  <wp:docPr descr="Mapa con marcador contorno" id="2082929497" name="image6.png"/>
                  <a:graphic>
                    <a:graphicData uri="http://schemas.openxmlformats.org/drawingml/2006/picture">
                      <pic:pic>
                        <pic:nvPicPr>
                          <pic:cNvPr descr="Mapa con marcador contorno" id="0" name="image6.png"/>
                          <pic:cNvPicPr preferRelativeResize="0"/>
                        </pic:nvPicPr>
                        <pic:blipFill>
                          <a:blip r:embed="rId16"/>
                          <a:srcRect b="0" l="0" r="0" t="0"/>
                          <a:stretch>
                            <a:fillRect/>
                          </a:stretch>
                        </pic:blipFill>
                        <pic:spPr>
                          <a:xfrm>
                            <a:off x="0" y="0"/>
                            <a:ext cx="838200" cy="838200"/>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279" w:firstLine="0"/>
              <w:jc w:val="left"/>
              <w:rPr>
                <w:rFonts w:ascii="Verdana" w:cs="Verdana" w:eastAsia="Verdana" w:hAnsi="Verdana"/>
                <w:b w:val="0"/>
                <w:bCs w:val="0"/>
                <w:i w:val="0"/>
                <w:iCs w:val="0"/>
                <w:smallCaps w:val="0"/>
                <w:strike w:val="0"/>
                <w:color w:val="000000"/>
                <w:sz w:val="34"/>
                <w:szCs w:val="3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4"/>
                <w:szCs w:val="34"/>
                <w:u w:val="none"/>
                <w:shd w:fill="auto" w:val="clear"/>
                <w:vertAlign w:val="baseline"/>
                <w:rtl w:val="0"/>
              </w:rPr>
              <w:t xml:space="preserve">Geolocalización reactiva</w:t>
            </w:r>
          </w:p>
        </w:tc>
        <w:tc>
          <w:tcPr>
            <w:tcBorders>
              <w:right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47725" cy="847725"/>
                  <wp:effectExtent b="0" l="0" r="0" t="0"/>
                  <wp:docPr descr="Marcador con relleno sólido" id="2082929496" name="image5.png"/>
                  <a:graphic>
                    <a:graphicData uri="http://schemas.openxmlformats.org/drawingml/2006/picture">
                      <pic:pic>
                        <pic:nvPicPr>
                          <pic:cNvPr descr="Marcador con relleno sólido" id="0" name="image5.png"/>
                          <pic:cNvPicPr preferRelativeResize="0"/>
                        </pic:nvPicPr>
                        <pic:blipFill>
                          <a:blip r:embed="rId17"/>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Rastreo permanente de ubicación</w:t>
            </w:r>
          </w:p>
        </w:tc>
      </w:tr>
      <w:tr>
        <w:trPr>
          <w:cantSplit w:val="0"/>
          <w:trHeight w:val="1635" w:hRule="atLeast"/>
          <w:tblHeader w:val="0"/>
        </w:trPr>
        <w:tc>
          <w:tcPr>
            <w:tcBorders>
              <w:right w:color="000000" w:space="0" w:sz="0" w:val="nil"/>
            </w:tcBorders>
            <w:shd w:fill="f2f2f2"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47725" cy="838200"/>
                  <wp:effectExtent b="0" l="0" r="0" t="0"/>
                  <wp:docPr id="208292949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847725" cy="838200"/>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Auditoría</w:t>
            </w: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 de accesos y logs de seguridad</w:t>
            </w:r>
          </w:p>
        </w:tc>
        <w:tc>
          <w:tcPr>
            <w:tcBorders>
              <w:right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38200" cy="847725"/>
                  <wp:effectExtent b="0" l="0" r="0" t="0"/>
                  <wp:docPr id="208292949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Venta de productos o donaciones</w:t>
            </w:r>
          </w:p>
        </w:tc>
      </w:tr>
      <w:tr>
        <w:trPr>
          <w:cantSplit w:val="0"/>
          <w:trHeight w:val="945" w:hRule="atLeast"/>
          <w:tblHeader w:val="0"/>
        </w:trPr>
        <w:tc>
          <w:tcPr>
            <w:tcBorders>
              <w:right w:color="000000" w:space="0" w:sz="0" w:val="nil"/>
            </w:tcBorders>
            <w:shd w:fill="f2f2f2"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47725" cy="847725"/>
                  <wp:effectExtent b="0" l="0" r="0" t="0"/>
                  <wp:docPr descr="Gráfico de barras contorno" id="2082929502" name="image12.png"/>
                  <a:graphic>
                    <a:graphicData uri="http://schemas.openxmlformats.org/drawingml/2006/picture">
                      <pic:pic>
                        <pic:nvPicPr>
                          <pic:cNvPr descr="Gráfico de barras contorno" id="0" name="image12.png"/>
                          <pic:cNvPicPr preferRelativeResize="0"/>
                        </pic:nvPicPr>
                        <pic:blipFill>
                          <a:blip r:embed="rId20"/>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Dashboards analíticos para obras sociales</w:t>
            </w:r>
          </w:p>
        </w:tc>
        <w:tc>
          <w:tcPr>
            <w:tcBorders>
              <w:right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0" w:line="240" w:lineRule="auto"/>
              <w:ind w:left="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2"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47725" cy="847725"/>
                  <wp:effectExtent b="0" l="0" r="0" t="0"/>
                  <wp:docPr descr="Cruz de escudo contorno" id="2082929500" name="image10.png"/>
                  <a:graphic>
                    <a:graphicData uri="http://schemas.openxmlformats.org/drawingml/2006/picture">
                      <pic:pic>
                        <pic:nvPicPr>
                          <pic:cNvPr descr="Cruz de escudo contorno" id="0" name="image10.png"/>
                          <pic:cNvPicPr preferRelativeResize="0"/>
                        </pic:nvPicPr>
                        <pic:blipFill>
                          <a:blip r:embed="rId21"/>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527"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2"/>
                <w:szCs w:val="32"/>
                <w:u w:val="none"/>
                <w:shd w:fill="auto" w:val="clear"/>
                <w:vertAlign w:val="baseline"/>
                <w:rtl w:val="0"/>
              </w:rPr>
              <w:t xml:space="preserve">Verificación de autenticidad de documentos</w:t>
            </w:r>
          </w:p>
        </w:tc>
      </w:tr>
      <w:tr>
        <w:trPr>
          <w:cantSplit w:val="0"/>
          <w:trHeight w:val="945" w:hRule="atLeast"/>
          <w:tblHeader w:val="0"/>
        </w:trPr>
        <w:tc>
          <w:tcPr>
            <w:tcBorders>
              <w:right w:color="000000" w:space="0" w:sz="0" w:val="nil"/>
            </w:tcBorders>
            <w:shd w:fill="f2f2f2"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13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47725" cy="847725"/>
                  <wp:effectExtent b="0" l="0" r="0" t="0"/>
                  <wp:docPr id="208292950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left w:color="000000" w:space="0" w:sz="0" w:val="nil"/>
            </w:tcBorders>
            <w:shd w:fill="f2f2f2"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25" w:right="0" w:firstLine="0"/>
              <w:jc w:val="left"/>
              <w:rPr>
                <w:rFonts w:ascii="Verdana" w:cs="Verdana" w:eastAsia="Verdana" w:hAnsi="Verdana"/>
                <w:b w:val="0"/>
                <w:bCs w:val="0"/>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Mensajería o llamadas de voz</w:t>
            </w:r>
          </w:p>
        </w:tc>
        <w:tc>
          <w:tcPr>
            <w:tcBorders>
              <w:right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0" w:line="240" w:lineRule="auto"/>
              <w:ind w:left="130" w:right="0" w:firstLine="0"/>
              <w:jc w:val="left"/>
              <w:rPr>
                <w:rFonts w:ascii="Verdana" w:cs="Verdana" w:eastAsia="Verdana" w:hAnsi="Verdana"/>
                <w:b w:val="0"/>
                <w:bCs w:val="0"/>
                <w:i w:val="0"/>
                <w:iCs w:val="0"/>
                <w:smallCaps w:val="0"/>
                <w:strike w:val="0"/>
                <w:color w:val="000000"/>
                <w:sz w:val="10"/>
                <w:szCs w:val="1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838200" cy="847725"/>
                  <wp:effectExtent b="0" l="0" r="0" t="0"/>
                  <wp:docPr id="208292950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6.99999999999994" w:lineRule="auto"/>
              <w:ind w:left="155" w:right="527"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36"/>
                <w:szCs w:val="36"/>
                <w:u w:val="none"/>
                <w:shd w:fill="auto" w:val="clear"/>
                <w:vertAlign w:val="baseline"/>
                <w:rtl w:val="0"/>
              </w:rPr>
              <w:t xml:space="preserve">Transferencia de archivos</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both"/>
        <w:rPr>
          <w:rFonts w:ascii="Verdana" w:cs="Verdana" w:eastAsia="Verdana" w:hAnsi="Verdana"/>
          <w:b w:val="0"/>
          <w:bCs w:val="0"/>
          <w:i w:val="0"/>
          <w:iCs w:val="0"/>
          <w:smallCaps w:val="0"/>
          <w:strike w:val="0"/>
          <w:color w:val="000000"/>
          <w:sz w:val="36"/>
          <w:szCs w:val="36"/>
          <w:u w:val="none"/>
          <w:shd w:fill="auto" w:val="clear"/>
          <w:vertAlign w:val="baseline"/>
        </w:rPr>
        <w:sectPr>
          <w:type w:val="nextPage"/>
          <w:pgSz w:h="16840" w:w="11920" w:orient="portrait"/>
          <w:pgMar w:bottom="1440" w:top="1440" w:left="1080" w:right="1080" w:header="705" w:footer="1065"/>
        </w:sectPr>
      </w:pPr>
      <w:r w:rsidDel="00000000" w:rsidR="00000000" w:rsidRPr="00000000">
        <w:rPr>
          <w:rtl w:val="0"/>
        </w:rPr>
      </w:r>
    </w:p>
    <w:bookmarkStart w:colFirst="0" w:colLast="0" w:name="bookmark=id.84rnknv8mno5" w:id="10"/>
    <w:bookmarkEnd w:id="10"/>
    <w:p w:rsidR="00000000" w:rsidDel="00000000" w:rsidP="00000000" w:rsidRDefault="00000000" w:rsidRPr="00000000" w14:paraId="000000AB">
      <w:pPr>
        <w:pStyle w:val="Heading2"/>
        <w:numPr>
          <w:ilvl w:val="0"/>
          <w:numId w:val="6"/>
        </w:numPr>
        <w:tabs>
          <w:tab w:val="left" w:leader="none" w:pos="925"/>
        </w:tabs>
        <w:ind w:left="925" w:hanging="618"/>
        <w:rPr/>
      </w:pPr>
      <w:bookmarkStart w:colFirst="0" w:colLast="0" w:name="_heading=h.doh9cgcqhr90" w:id="11"/>
      <w:bookmarkEnd w:id="11"/>
      <w:r w:rsidDel="00000000" w:rsidR="00000000" w:rsidRPr="00000000">
        <w:rPr>
          <w:rtl w:val="0"/>
        </w:rPr>
        <w:t xml:space="preserve">Términos y Deﬁniciones</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Calidad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Grado en el que un conjunto de características inherentes de un objeto cumple con los requisitos (ISO 9000-2015).</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Requisito: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Necesidad o expectativa establecida, generalmente implícita, y obligatoria.</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Usuario/Paciente: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Persona que registra su perfil médico en la aplicación y genera tokens QR.</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Interviniente/Tercero: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Persona que escanea el código QR de un paciente en situación de emergencia.</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Administrador/Profesional de salud: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Usuario con permisos especiales (médico, enfermero) que puede acceder a datos extendidos mediante API Gateway.</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Institución: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Obra social, hospital o servicio de emergencia que accede a dashboards analíticos.</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Token QR: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Código bidimensional que codifica un identificador único de paciente y permite el acceso a su información según el nivel de autorización.</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Nivel 1 (Público/Emergencia):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Información básica visible tras el escaneo (alias, alertas críticas, contactos ICE).</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Nivel 2 (Privado/Usuario):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Gestión total del perfil, configuración de visibilidad y revocación de tokens.</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Nivel 3 (Institucional/API):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Acceso para servicios de salud autorizados mediante JSON payloads con datos extendidos (grupo sanguíneo, medicación, estudios relevantes).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Nivel 4 (Analítico/Logs):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Datos anonimizados para auditoría de accesos y generación de estadísticas de impacto social.</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Geolocalización Reactiva:</w:t>
      </w:r>
      <w:sdt>
        <w:sdtPr>
          <w:id w:val="-1259536350"/>
          <w:tag w:val="goog_rdk_8"/>
        </w:sdtPr>
        <w:sdtContent>
          <w:r w:rsidDel="00000000" w:rsidR="00000000" w:rsidRPr="00000000">
            <w:rPr>
              <w:rFonts w:ascii="Arial" w:cs="Arial" w:eastAsia="Arial" w:hAnsi="Arial"/>
              <w:i w:val="0"/>
              <w:iCs w:val="0"/>
              <w:smallCaps w:val="0"/>
              <w:strike w:val="0"/>
              <w:color w:val="000000"/>
              <w:u w:val="none"/>
              <w:shd w:fill="auto" w:val="clear"/>
              <w:vertAlign w:val="baseline"/>
              <w:rtl w:val="0"/>
              <w:rPrChange w:author="Cris G" w:id="0" w:date="2026-08-25T18:32:16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 </w:t>
          </w:r>
        </w:sdtContent>
      </w:sdt>
      <w:sdt>
        <w:sdtPr>
          <w:id w:val="1163274532"/>
          <w:tag w:val="goog_rdk_9"/>
        </w:sdtPr>
        <w:sdtContent>
          <w:ins w:author="Cris G" w:id="1" w:date="2026-08-25T18:32:11Z"/>
          <w:sdt>
            <w:sdtPr>
              <w:id w:val="-1406038466"/>
              <w:tag w:val="goog_rdk_10"/>
            </w:sdtPr>
            <w:sdtContent>
              <w:ins w:author="Cris G" w:id="1" w:date="2026-08-25T18:32:11Z">
                <w:r w:rsidDel="00000000" w:rsidR="00000000" w:rsidRPr="00000000">
                  <w:rPr>
                    <w:rFonts w:ascii="Arial" w:cs="Arial" w:eastAsia="Arial" w:hAnsi="Arial"/>
                    <w:rtl w:val="0"/>
                    <w:rPrChange w:author="Cris G" w:id="0" w:date="2026-08-25T18:32:16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Patrón de localización bajo demanda (</w:t>
                </w:r>
              </w:ins>
            </w:sdtContent>
          </w:sdt>
          <w:ins w:author="Cris G" w:id="1" w:date="2026-08-25T18:32:11Z">
            <w:sdt>
              <w:sdtPr>
                <w:id w:val="-1437918490"/>
                <w:tag w:val="goog_rdk_11"/>
              </w:sdtPr>
              <w:sdtContent>
                <w:r w:rsidDel="00000000" w:rsidR="00000000" w:rsidRPr="00000000">
                  <w:rPr>
                    <w:rFonts w:ascii="Arial" w:cs="Arial" w:eastAsia="Arial" w:hAnsi="Arial"/>
                    <w:i w:val="1"/>
                    <w:iCs w:val="1"/>
                    <w:rtl w:val="0"/>
                    <w:rPrChange w:author="Cris G" w:id="0" w:date="2026-08-25T18:32:16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on-demand</w:t>
                </w:r>
              </w:sdtContent>
            </w:sdt>
            <w:sdt>
              <w:sdtPr>
                <w:id w:val="-409267674"/>
                <w:tag w:val="goog_rdk_12"/>
              </w:sdtPr>
              <w:sdtContent>
                <w:r w:rsidDel="00000000" w:rsidR="00000000" w:rsidRPr="00000000">
                  <w:rPr>
                    <w:rFonts w:ascii="Arial" w:cs="Arial" w:eastAsia="Arial" w:hAnsi="Arial"/>
                    <w:rtl w:val="0"/>
                    <w:rPrChange w:author="Cris G" w:id="0" w:date="2026-08-25T18:32:16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 en el cual la captura y transmisión de coordenadas geográficas se ejecuta exclusivamente como respuesta a un evento disparador (</w:t>
                </w:r>
              </w:sdtContent>
            </w:sdt>
            <w:sdt>
              <w:sdtPr>
                <w:id w:val="-1653868641"/>
                <w:tag w:val="goog_rdk_13"/>
              </w:sdtPr>
              <w:sdtContent>
                <w:r w:rsidDel="00000000" w:rsidR="00000000" w:rsidRPr="00000000">
                  <w:rPr>
                    <w:rFonts w:ascii="Arial" w:cs="Arial" w:eastAsia="Arial" w:hAnsi="Arial"/>
                    <w:i w:val="1"/>
                    <w:iCs w:val="1"/>
                    <w:rtl w:val="0"/>
                    <w:rPrChange w:author="Cris G" w:id="0" w:date="2026-08-25T18:32:16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trigger</w:t>
                </w:r>
              </w:sdtContent>
            </w:sdt>
            <w:sdt>
              <w:sdtPr>
                <w:id w:val="789104836"/>
                <w:tag w:val="goog_rdk_14"/>
              </w:sdtPr>
              <w:sdtContent>
                <w:r w:rsidDel="00000000" w:rsidR="00000000" w:rsidRPr="00000000">
                  <w:rPr>
                    <w:rFonts w:ascii="Arial" w:cs="Arial" w:eastAsia="Arial" w:hAnsi="Arial"/>
                    <w:rtl w:val="0"/>
                    <w:rPrChange w:author="Cris G" w:id="0" w:date="2026-08-25T18:32:16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 explícito, sin mediar un servicio de telemetría o rastreo continuo en segundo plano</w:t>
                </w:r>
              </w:sdtContent>
            </w:sdt>
            <w:sdt>
              <w:sdtPr>
                <w:id w:val="-507091237"/>
                <w:tag w:val="goog_rdk_15"/>
              </w:sdtPr>
              <w:sdtContent>
                <w:r w:rsidDel="00000000" w:rsidR="00000000" w:rsidRPr="00000000">
                  <w:rPr>
                    <w:b w:val="1"/>
                    <w:bCs w:val="1"/>
                    <w:sz w:val="28"/>
                    <w:szCs w:val="28"/>
                    <w:rtl w:val="0"/>
                    <w:rPrChange w:author="Cris G" w:id="2" w:date="2026-08-25T18:32:11Z">
                      <w:rPr>
                        <w:rFonts w:ascii="Verdana" w:cs="Verdana" w:eastAsia="Verdana" w:hAnsi="Verdana"/>
                        <w:b w:val="1"/>
                        <w:bCs w:val="1"/>
                        <w:i w:val="0"/>
                        <w:iCs w:val="0"/>
                        <w:smallCaps w:val="0"/>
                        <w:strike w:val="0"/>
                        <w:color w:val="000000"/>
                        <w:sz w:val="28"/>
                        <w:szCs w:val="28"/>
                        <w:u w:val="none"/>
                        <w:shd w:fill="auto" w:val="clear"/>
                        <w:vertAlign w:val="baseline"/>
                      </w:rPr>
                    </w:rPrChange>
                  </w:rPr>
                  <w:t xml:space="preserve"> </w:t>
                </w:r>
              </w:sdtContent>
            </w:sdt>
          </w:ins>
        </w:sdtContent>
      </w:sdt>
      <w:sdt>
        <w:sdtPr>
          <w:id w:val="-826677281"/>
          <w:tag w:val="goog_rdk_16"/>
        </w:sdtPr>
        <w:sdtContent>
          <w:del w:author="Cris G" w:id="1" w:date="2026-08-25T18:32:11Z"/>
          <w:sdt>
            <w:sdtPr>
              <w:id w:val="970058399"/>
              <w:tag w:val="goog_rdk_17"/>
            </w:sdtPr>
            <w:sdtContent>
              <w:del w:author="Cris G" w:id="1" w:date="2026-08-25T18:32:11Z">
                <w:r w:rsidDel="00000000" w:rsidR="00000000" w:rsidRPr="00000000">
                  <w:rPr>
                    <w:b w:val="1"/>
                    <w:bCs w:val="1"/>
                    <w:sz w:val="28"/>
                    <w:szCs w:val="28"/>
                    <w:rtl w:val="0"/>
                    <w:rPrChange w:author="Cris G" w:id="2" w:date="2026-08-25T18:32:11Z">
                      <w:rPr>
                        <w:rFonts w:ascii="Verdana" w:cs="Verdana" w:eastAsia="Verdana" w:hAnsi="Verdana"/>
                        <w:b w:val="0"/>
                        <w:bCs w:val="0"/>
                        <w:i w:val="0"/>
                        <w:iCs w:val="0"/>
                        <w:smallCaps w:val="0"/>
                        <w:strike w:val="0"/>
                        <w:color w:val="000000"/>
                        <w:sz w:val="28"/>
                        <w:szCs w:val="28"/>
                        <w:u w:val="none"/>
                        <w:shd w:fill="auto" w:val="clear"/>
                        <w:vertAlign w:val="baseline"/>
                      </w:rPr>
                    </w:rPrChange>
                  </w:rPr>
                  <w:delText xml:space="preserve">Captura de coordenadas GPS que se activa únicamente ante un evento de emergencia (escaneo o botón de auxilio), sin rastreo permanente</w:delText>
                </w:r>
              </w:del>
            </w:sdtContent>
          </w:sdt>
          <w:del w:author="Cris G" w:id="1" w:date="2026-08-25T18:32:11Z"/>
        </w:sdtContent>
      </w:sdt>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Minuto de oro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Período crítico inmediatamente posterior a una emergencia médica donde la atención rápida puede marcar la diferencia entre la vida y la muerte.</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Fallback: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Mecanismo de respaldo que deriva a una llamada telefónica tradicional al 107 o 911 ante fallas de conexión o GPS.</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7"/>
        </w:tabs>
        <w:spacing w:after="0" w:before="220" w:line="246.99999999999994" w:lineRule="auto"/>
        <w:ind w:left="1027" w:right="1894" w:hanging="360"/>
        <w:jc w:val="left"/>
        <w:rPr>
          <w:b w:val="1"/>
          <w:bCs w:val="1"/>
          <w:i w:val="0"/>
          <w:iCs w:val="0"/>
          <w:smallCaps w:val="0"/>
          <w:strike w:val="0"/>
          <w:color w:val="000000"/>
          <w:sz w:val="28"/>
          <w:szCs w:val="28"/>
          <w:u w:val="none"/>
          <w:shd w:fill="auto" w:val="clear"/>
          <w:vertAlign w:val="baseline"/>
        </w:rPr>
        <w:sectPr>
          <w:type w:val="nextPage"/>
          <w:pgSz w:h="16840" w:w="11920" w:orient="portrait"/>
          <w:pgMar w:bottom="1260" w:top="1560" w:left="1133" w:right="283" w:header="705" w:footer="1065"/>
        </w:sect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URL firmada: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Enlace temporal generado por el servidor que permite acceder a un archivo privado por un tiempo limitado (ej. 5 minutos), garantizando que solo usuarios autorizados puedan visualizarlo.</w:t>
      </w:r>
      <w:r w:rsidDel="00000000" w:rsidR="00000000" w:rsidRPr="00000000">
        <w:rPr>
          <w:rtl w:val="0"/>
        </w:rPr>
      </w:r>
    </w:p>
    <w:bookmarkStart w:colFirst="0" w:colLast="0" w:name="bookmark=id.j4fdiuac05kx" w:id="12"/>
    <w:bookmarkEnd w:id="12"/>
    <w:p w:rsidR="00000000" w:rsidDel="00000000" w:rsidP="00000000" w:rsidRDefault="00000000" w:rsidRPr="00000000" w14:paraId="000000BB">
      <w:pPr>
        <w:pStyle w:val="Heading2"/>
        <w:numPr>
          <w:ilvl w:val="0"/>
          <w:numId w:val="6"/>
        </w:numPr>
        <w:tabs>
          <w:tab w:val="left" w:leader="none" w:pos="890"/>
        </w:tabs>
        <w:ind w:left="890" w:hanging="583"/>
        <w:rPr/>
      </w:pPr>
      <w:bookmarkStart w:colFirst="0" w:colLast="0" w:name="_heading=h.5tqe9i68n5fe" w:id="13"/>
      <w:bookmarkEnd w:id="13"/>
      <w:r w:rsidDel="00000000" w:rsidR="00000000" w:rsidRPr="00000000">
        <w:rPr>
          <w:rtl w:val="0"/>
        </w:rPr>
        <w:t xml:space="preserve">Acrónimos y abreviaturas</w:t>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ERS: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Especificación de Requisitos de Software.</w:t>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DB:</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Database (Base de Datos).</w:t>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UI:</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User Interface (Interfaz de Usuario).</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API:</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Application Programming Interface (Interfaz para la comunicación entre componentes de software).</w:t>
      </w:r>
    </w:p>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Número que sirve como identificador único para cada objeto.</w:t>
      </w:r>
    </w:p>
    <w:p w:rsidR="00000000" w:rsidDel="00000000" w:rsidP="00000000" w:rsidRDefault="00000000" w:rsidRPr="00000000" w14:paraId="000000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QR:</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Quick Response, código bidimensional usado para redirigir a enlaces o información.</w:t>
      </w:r>
    </w:p>
    <w:p w:rsidR="00000000" w:rsidDel="00000000" w:rsidP="00000000" w:rsidRDefault="00000000" w:rsidRPr="00000000" w14:paraId="000000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JWT:</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JSON Web Token, estándar para transmisión segura de identidad.</w:t>
      </w:r>
    </w:p>
    <w:p w:rsidR="00000000" w:rsidDel="00000000" w:rsidP="00000000" w:rsidRDefault="00000000" w:rsidRPr="00000000" w14:paraId="000000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SAME:</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Sistema de Atención Médica de Emergencia.</w:t>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GPS: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Global Positioning System (Sistema de Posicionamiento Global).</w:t>
      </w:r>
    </w:p>
    <w:p w:rsidR="00000000" w:rsidDel="00000000" w:rsidP="00000000" w:rsidRDefault="00000000" w:rsidRPr="00000000" w14:paraId="000000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ICE:</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In Case of Emergency (contacto de emergencia).</w:t>
      </w:r>
    </w:p>
    <w:p w:rsidR="00000000" w:rsidDel="00000000" w:rsidP="00000000" w:rsidRDefault="00000000" w:rsidRPr="00000000" w14:paraId="000000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ACID: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Atomicity, Consistency, Isolation, Durability (propiedades de transacciones en bases de datos).</w:t>
      </w:r>
    </w:p>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CORS: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Cross-Origin Resource Sharing (mecanismo de seguridad en navegadores).</w:t>
      </w:r>
    </w:p>
    <w:p w:rsidR="00000000" w:rsidDel="00000000" w:rsidP="00000000" w:rsidRDefault="00000000" w:rsidRPr="00000000" w14:paraId="000000C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CDN:</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Content Delivery Network (Red de Distribución de Contenido).</w:t>
      </w:r>
    </w:p>
    <w:p w:rsidR="00000000" w:rsidDel="00000000" w:rsidP="00000000" w:rsidRDefault="00000000" w:rsidRPr="00000000" w14:paraId="000000C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RLS: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Row Level Security (Seguridad a Nivel de Fila) – política de seguridad en PostgreSQL.</w:t>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27"/>
        </w:tabs>
        <w:spacing w:after="0" w:before="199" w:line="246.99999999999994" w:lineRule="auto"/>
        <w:ind w:left="1027" w:right="2033" w:hanging="360"/>
        <w:jc w:val="left"/>
        <w:rPr>
          <w:b w:val="0"/>
          <w:bCs w:val="0"/>
          <w:i w:val="0"/>
          <w:iCs w:val="0"/>
          <w:smallCaps w:val="0"/>
          <w:strike w:val="0"/>
          <w:color w:val="000000"/>
          <w:sz w:val="28"/>
          <w:szCs w:val="28"/>
          <w:u w:val="none"/>
          <w:shd w:fill="auto" w:val="clear"/>
          <w:vertAlign w:val="baseline"/>
        </w:rPr>
        <w:sectPr>
          <w:type w:val="nextPage"/>
          <w:pgSz w:h="16840" w:w="11920" w:orient="portrait"/>
          <w:pgMar w:bottom="1260" w:top="1560" w:left="1133" w:right="283" w:header="705" w:footer="1065"/>
        </w:sect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S3:</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Simple Storage Service (servicio de almacenamiento de objetos de AWS).</w:t>
      </w:r>
    </w:p>
    <w:bookmarkStart w:colFirst="0" w:colLast="0" w:name="bookmark=id.gjyufkzh3ehg" w:id="14"/>
    <w:bookmarkEnd w:id="14"/>
    <w:p w:rsidR="00000000" w:rsidDel="00000000" w:rsidP="00000000" w:rsidRDefault="00000000" w:rsidRPr="00000000" w14:paraId="000000CB">
      <w:pPr>
        <w:pStyle w:val="Heading2"/>
        <w:numPr>
          <w:ilvl w:val="0"/>
          <w:numId w:val="6"/>
        </w:numPr>
        <w:tabs>
          <w:tab w:val="left" w:leader="none" w:pos="880"/>
        </w:tabs>
        <w:ind w:left="880" w:hanging="573"/>
        <w:rPr/>
      </w:pPr>
      <w:bookmarkStart w:colFirst="0" w:colLast="0" w:name="_heading=h.tse6mv44nm8d" w:id="15"/>
      <w:bookmarkEnd w:id="15"/>
      <w:r w:rsidDel="00000000" w:rsidR="00000000" w:rsidRPr="00000000">
        <w:rPr>
          <w:rtl w:val="0"/>
        </w:rPr>
        <w:t xml:space="preserve">Referencias</w:t>
      </w:r>
    </w:p>
    <w:p w:rsidR="00000000" w:rsidDel="00000000" w:rsidP="00000000" w:rsidRDefault="00000000" w:rsidRPr="00000000" w14:paraId="000000CC">
      <w:pPr>
        <w:pStyle w:val="Heading6"/>
        <w:spacing w:before="221" w:lineRule="auto"/>
        <w:ind w:firstLine="307"/>
        <w:rPr/>
      </w:pPr>
      <w:r w:rsidDel="00000000" w:rsidR="00000000" w:rsidRPr="00000000">
        <w:rPr>
          <w:rtl w:val="0"/>
        </w:rPr>
        <w:t xml:space="preserve">Referencias de cumplimiento</w:t>
      </w:r>
    </w:p>
    <w:p w:rsidR="00000000" w:rsidDel="00000000" w:rsidP="00000000" w:rsidRDefault="00000000" w:rsidRPr="00000000" w14:paraId="000000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211" w:line="246.99999999999994" w:lineRule="auto"/>
        <w:ind w:left="1027" w:right="1229"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f1115"/>
          <w:sz w:val="28"/>
          <w:szCs w:val="28"/>
          <w:u w:val="none"/>
          <w:shd w:fill="auto" w:val="clear"/>
          <w:vertAlign w:val="baseline"/>
          <w:rtl w:val="0"/>
        </w:rPr>
        <w:t xml:space="preserve">Ley 25.326 - Protección de los Datos Personales - Argentina:</w:t>
      </w:r>
      <w:r w:rsidDel="00000000" w:rsidR="00000000" w:rsidRPr="00000000">
        <w:rPr>
          <w:rFonts w:ascii="Verdana" w:cs="Verdana" w:eastAsia="Verdana" w:hAnsi="Verdana"/>
          <w:b w:val="0"/>
          <w:bCs w:val="0"/>
          <w:i w:val="0"/>
          <w:iCs w:val="0"/>
          <w:smallCaps w:val="0"/>
          <w:strike w:val="0"/>
          <w:color w:val="0f1115"/>
          <w:sz w:val="28"/>
          <w:szCs w:val="28"/>
          <w:u w:val="none"/>
          <w:shd w:fill="auto" w:val="clear"/>
          <w:vertAlign w:val="baseline"/>
          <w:rtl w:val="0"/>
        </w:rPr>
        <w:t xml:space="preserve"> Esta ley establece el marco jurídico para la protección de datos personales en Argentina, garantizando la confidencialidad e integridad de la información de los pacientes. AyudAPI cumple estrictamente con esta normativa mediante la segmentación de datos en 4 niveles de acceso, el consentimiento explícito del usuario, el cifrado de datos sensibles y la auditoría de accesos.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211" w:line="246.99999999999994" w:lineRule="auto"/>
        <w:ind w:left="1027" w:right="1229"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hyperlink r:id="rId24">
        <w:r w:rsidDel="00000000" w:rsidR="00000000" w:rsidRPr="00000000">
          <w:rPr>
            <w:rFonts w:ascii="Verdana" w:cs="Verdana" w:eastAsia="Verdana" w:hAnsi="Verdana"/>
            <w:b w:val="0"/>
            <w:bCs w:val="0"/>
            <w:i w:val="0"/>
            <w:iCs w:val="0"/>
            <w:smallCaps w:val="0"/>
            <w:strike w:val="0"/>
            <w:color w:val="5f5f5f"/>
            <w:sz w:val="24"/>
            <w:szCs w:val="24"/>
            <w:u w:val="single"/>
            <w:shd w:fill="auto" w:val="clear"/>
            <w:vertAlign w:val="baseline"/>
            <w:rtl w:val="0"/>
          </w:rPr>
          <w:t xml:space="preserve">https://www.argentina.gob.ar/normativa/nacional/ley-25326-64790/texto</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211" w:line="246.99999999999994" w:lineRule="auto"/>
        <w:ind w:left="1027" w:right="1229"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120" w:line="240" w:lineRule="auto"/>
        <w:ind w:left="1027" w:right="1224" w:hanging="360"/>
        <w:jc w:val="left"/>
        <w:rPr>
          <w:b w:val="0"/>
          <w:bCs w:val="0"/>
          <w:i w:val="0"/>
          <w:iCs w:val="0"/>
          <w:smallCaps w:val="0"/>
          <w:strike w:val="0"/>
          <w:color w:val="0f1115"/>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f1115"/>
          <w:sz w:val="28"/>
          <w:szCs w:val="28"/>
          <w:u w:val="none"/>
          <w:shd w:fill="auto" w:val="clear"/>
          <w:vertAlign w:val="baseline"/>
          <w:rtl w:val="0"/>
        </w:rPr>
        <w:t xml:space="preserve">Código Penal Argentino - Artículos 34 y 108:</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968" w:right="0" w:hanging="360"/>
        <w:jc w:val="left"/>
        <w:rPr>
          <w:rFonts w:ascii="Verdana" w:cs="Verdana" w:eastAsia="Verdana" w:hAnsi="Verdana"/>
          <w:b w:val="0"/>
          <w:bCs w:val="0"/>
          <w:i w:val="0"/>
          <w:iCs w:val="0"/>
          <w:smallCaps w:val="0"/>
          <w:strike w:val="0"/>
          <w:color w:val="0f1115"/>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f1115"/>
          <w:sz w:val="28"/>
          <w:szCs w:val="28"/>
          <w:u w:val="none"/>
          <w:shd w:fill="auto" w:val="clear"/>
          <w:vertAlign w:val="baseline"/>
          <w:rtl w:val="0"/>
        </w:rPr>
        <w:t xml:space="preserve">Artículo 34:</w:t>
      </w:r>
      <w:r w:rsidDel="00000000" w:rsidR="00000000" w:rsidRPr="00000000">
        <w:rPr>
          <w:rFonts w:ascii="Verdana" w:cs="Verdana" w:eastAsia="Verdana" w:hAnsi="Verdana"/>
          <w:b w:val="0"/>
          <w:bCs w:val="0"/>
          <w:i w:val="0"/>
          <w:iCs w:val="0"/>
          <w:smallCaps w:val="0"/>
          <w:strike w:val="0"/>
          <w:color w:val="0f1115"/>
          <w:sz w:val="28"/>
          <w:szCs w:val="28"/>
          <w:u w:val="none"/>
          <w:shd w:fill="auto" w:val="clear"/>
          <w:vertAlign w:val="baseline"/>
          <w:rtl w:val="0"/>
        </w:rPr>
        <w:t xml:space="preserve"> Estado de Necesidad – Exime de responsabilidad penal a quien actúa para evitar un mal mayor.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sz w:val="28"/>
          <w:szCs w:val="28"/>
          <w:u w:val="none"/>
          <w:shd w:fill="auto" w:val="clear"/>
          <w:vertAlign w:val="baseline"/>
        </w:rPr>
      </w:pPr>
      <w:hyperlink r:id="rId25">
        <w:r w:rsidDel="00000000" w:rsidR="00000000" w:rsidRPr="00000000">
          <w:rPr>
            <w:rFonts w:ascii="Verdana" w:cs="Verdana" w:eastAsia="Verdana" w:hAnsi="Verdana"/>
            <w:b w:val="0"/>
            <w:bCs w:val="0"/>
            <w:i w:val="0"/>
            <w:iCs w:val="0"/>
            <w:smallCaps w:val="0"/>
            <w:strike w:val="0"/>
            <w:color w:val="5f5f5f"/>
            <w:sz w:val="28"/>
            <w:szCs w:val="28"/>
            <w:u w:val="single"/>
            <w:shd w:fill="auto" w:val="clear"/>
            <w:vertAlign w:val="baseline"/>
            <w:rtl w:val="0"/>
          </w:rPr>
          <w:t xml:space="preserve">https://servicios.infoleg.gob.ar/infolegInternet/anexos/15000-19999/16546/texact.htm#6</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968" w:right="0" w:hanging="360"/>
        <w:jc w:val="left"/>
        <w:rPr>
          <w:rFonts w:ascii="Verdana" w:cs="Verdana" w:eastAsia="Verdana" w:hAnsi="Verdana"/>
          <w:b w:val="0"/>
          <w:bCs w:val="0"/>
          <w:i w:val="0"/>
          <w:iCs w:val="0"/>
          <w:smallCaps w:val="0"/>
          <w:strike w:val="0"/>
          <w:color w:val="0f1115"/>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f1115"/>
          <w:sz w:val="28"/>
          <w:szCs w:val="28"/>
          <w:u w:val="none"/>
          <w:shd w:fill="auto" w:val="clear"/>
          <w:vertAlign w:val="baseline"/>
          <w:rtl w:val="0"/>
        </w:rPr>
        <w:t xml:space="preserve">Artículo 108:</w:t>
      </w:r>
      <w:r w:rsidDel="00000000" w:rsidR="00000000" w:rsidRPr="00000000">
        <w:rPr>
          <w:rFonts w:ascii="Verdana" w:cs="Verdana" w:eastAsia="Verdana" w:hAnsi="Verdana"/>
          <w:b w:val="0"/>
          <w:bCs w:val="0"/>
          <w:i w:val="0"/>
          <w:iCs w:val="0"/>
          <w:smallCaps w:val="0"/>
          <w:strike w:val="0"/>
          <w:color w:val="0f1115"/>
          <w:sz w:val="28"/>
          <w:szCs w:val="28"/>
          <w:u w:val="none"/>
          <w:shd w:fill="auto" w:val="clear"/>
          <w:vertAlign w:val="baseline"/>
          <w:rtl w:val="0"/>
        </w:rPr>
        <w:t xml:space="preserve"> Obligación de Socorro – Establece la obligación de prestar auxilio a personas en peligro.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sz w:val="28"/>
          <w:szCs w:val="28"/>
          <w:u w:val="none"/>
          <w:shd w:fill="auto" w:val="clear"/>
          <w:vertAlign w:val="baseline"/>
        </w:rPr>
      </w:pPr>
      <w:hyperlink r:id="rId26">
        <w:r w:rsidDel="00000000" w:rsidR="00000000" w:rsidRPr="00000000">
          <w:rPr>
            <w:rFonts w:ascii="Verdana" w:cs="Verdana" w:eastAsia="Verdana" w:hAnsi="Verdana"/>
            <w:b w:val="0"/>
            <w:bCs w:val="0"/>
            <w:i w:val="0"/>
            <w:iCs w:val="0"/>
            <w:smallCaps w:val="0"/>
            <w:strike w:val="0"/>
            <w:color w:val="5f5f5f"/>
            <w:sz w:val="28"/>
            <w:szCs w:val="28"/>
            <w:u w:val="single"/>
            <w:shd w:fill="auto" w:val="clear"/>
            <w:vertAlign w:val="baseline"/>
            <w:rtl w:val="0"/>
          </w:rPr>
          <w:t xml:space="preserve">https://servicios.infoleg.gob.ar/infolegInternet/anexos/15000-19999/16546/texact.htm#15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968" w:right="1354" w:firstLine="0"/>
        <w:jc w:val="left"/>
        <w:rPr>
          <w:rFonts w:ascii="Verdana" w:cs="Verdana" w:eastAsia="Verdana" w:hAnsi="Verdana"/>
          <w:b w:val="0"/>
          <w:bCs w:val="0"/>
          <w:i w:val="0"/>
          <w:iCs w:val="0"/>
          <w:smallCaps w:val="0"/>
          <w:strike w:val="0"/>
          <w:color w:val="0f111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6"/>
        <w:spacing w:before="1" w:lineRule="auto"/>
        <w:ind w:firstLine="307"/>
        <w:rPr/>
      </w:pPr>
      <w:r w:rsidDel="00000000" w:rsidR="00000000" w:rsidRPr="00000000">
        <w:rPr>
          <w:rtl w:val="0"/>
        </w:rPr>
        <w:t xml:space="preserve">Referencias de orientación</w:t>
      </w:r>
    </w:p>
    <w:p w:rsidR="00000000" w:rsidDel="00000000" w:rsidP="00000000" w:rsidRDefault="00000000" w:rsidRPr="00000000" w14:paraId="000000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6"/>
        </w:tabs>
        <w:spacing w:after="0" w:before="200" w:line="351" w:lineRule="auto"/>
        <w:ind w:left="1026" w:right="0" w:hanging="359.00000000000006"/>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ISO/IEC/IEEE 29148:2018. </w:t>
      </w:r>
      <w:r w:rsidDel="00000000" w:rsidR="00000000" w:rsidRPr="00000000">
        <w:rPr>
          <w:rFonts w:ascii="Verdana" w:cs="Verdana" w:eastAsia="Verdana" w:hAnsi="Verdana"/>
          <w:b w:val="0"/>
          <w:bCs w:val="0"/>
          <w:i w:val="1"/>
          <w:iCs w:val="1"/>
          <w:smallCaps w:val="0"/>
          <w:strike w:val="0"/>
          <w:color w:val="000000"/>
          <w:sz w:val="29"/>
          <w:szCs w:val="29"/>
          <w:u w:val="none"/>
          <w:shd w:fill="auto" w:val="clear"/>
          <w:vertAlign w:val="baseline"/>
          <w:rtl w:val="0"/>
        </w:rPr>
        <w:t xml:space="preserve">Systems and software engineering</w:t>
      </w:r>
      <w:r w:rsidDel="00000000" w:rsidR="00000000" w:rsidRPr="00000000">
        <w:rPr>
          <w:rtl w:val="0"/>
        </w:rPr>
      </w:r>
    </w:p>
    <w:p w:rsidR="00000000" w:rsidDel="00000000" w:rsidP="00000000" w:rsidRDefault="00000000" w:rsidRPr="00000000" w14:paraId="000000DA">
      <w:pPr>
        <w:spacing w:line="351" w:lineRule="auto"/>
        <w:ind w:left="1027" w:firstLine="0"/>
        <w:rPr>
          <w:i w:val="1"/>
          <w:iCs w:val="1"/>
          <w:sz w:val="29"/>
          <w:szCs w:val="29"/>
        </w:rPr>
      </w:pPr>
      <w:r w:rsidDel="00000000" w:rsidR="00000000" w:rsidRPr="00000000">
        <w:rPr>
          <w:i w:val="1"/>
          <w:iCs w:val="1"/>
          <w:sz w:val="29"/>
          <w:szCs w:val="29"/>
          <w:rtl w:val="0"/>
        </w:rPr>
        <w:t xml:space="preserve">— Life cycle processes — Requirements engineering.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27"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International Organization for Standardization, Geneva, 2018.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027"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type w:val="nextPage"/>
          <w:pgSz w:h="16840" w:w="11920" w:orient="portrait"/>
          <w:pgMar w:bottom="1260" w:top="1560" w:left="1133" w:right="283" w:header="705" w:footer="1065"/>
        </w:sectPr>
      </w:pPr>
      <w:hyperlink r:id="rId27">
        <w:r w:rsidDel="00000000" w:rsidR="00000000" w:rsidRPr="00000000">
          <w:rPr>
            <w:rFonts w:ascii="Verdana" w:cs="Verdana" w:eastAsia="Verdana" w:hAnsi="Verdana"/>
            <w:b w:val="0"/>
            <w:bCs w:val="0"/>
            <w:i w:val="0"/>
            <w:iCs w:val="0"/>
            <w:smallCaps w:val="0"/>
            <w:strike w:val="0"/>
            <w:color w:val="1154cc"/>
            <w:sz w:val="28"/>
            <w:szCs w:val="28"/>
            <w:u w:val="single"/>
            <w:shd w:fill="auto" w:val="clear"/>
            <w:vertAlign w:val="baseline"/>
            <w:rtl w:val="0"/>
          </w:rPr>
          <w:t xml:space="preserve">https://www.iso.org/standard/72089.html</w:t>
        </w:r>
      </w:hyperlink>
      <w:r w:rsidDel="00000000" w:rsidR="00000000" w:rsidRPr="00000000">
        <w:rPr>
          <w:rtl w:val="0"/>
        </w:rPr>
      </w:r>
    </w:p>
    <w:bookmarkStart w:colFirst="0" w:colLast="0" w:name="bookmark=id.4le64gkkmss3" w:id="16"/>
    <w:bookmarkEnd w:id="16"/>
    <w:p w:rsidR="00000000" w:rsidDel="00000000" w:rsidP="00000000" w:rsidRDefault="00000000" w:rsidRPr="00000000" w14:paraId="000000DD">
      <w:pPr>
        <w:pStyle w:val="Heading2"/>
        <w:numPr>
          <w:ilvl w:val="0"/>
          <w:numId w:val="6"/>
        </w:numPr>
        <w:tabs>
          <w:tab w:val="left" w:leader="none" w:pos="827"/>
        </w:tabs>
        <w:ind w:left="827" w:hanging="520"/>
        <w:rPr/>
      </w:pPr>
      <w:bookmarkStart w:colFirst="0" w:colLast="0" w:name="_heading=h.yl9triebuxux" w:id="17"/>
      <w:bookmarkEnd w:id="17"/>
      <w:r w:rsidDel="00000000" w:rsidR="00000000" w:rsidRPr="00000000">
        <w:rPr>
          <w:rtl w:val="0"/>
        </w:rPr>
        <w:t xml:space="preserve">Perspectiva del producto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6.99999999999994" w:lineRule="auto"/>
        <w:ind w:left="307" w:right="1174"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La aplicación funciona como un único sistema, pero no es independiente: se apoya en servicios externos y plataformas para ofrecer funcionalidades clave como la autenticación, almacenamiento de archivos, geolocalización, monitorización y generación de tokens QR. </w:t>
        <w:br w:type="textWrapping"/>
        <w:t xml:space="preserve">Por lo tanto, las integraciones son un aspecto crítico del desarrollo y mantenimiento del </w:t>
      </w:r>
      <w:sdt>
        <w:sdtPr>
          <w:id w:val="-1611202985"/>
          <w:tag w:val="goog_rdk_18"/>
        </w:sdtPr>
        <w:sdtContent>
          <w:commentRangeStart w:id="6"/>
        </w:sdtContent>
      </w:sdt>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sistema</w:t>
      </w:r>
      <w:commentRangeEnd w:id="6"/>
      <w:r w:rsidDel="00000000" w:rsidR="00000000" w:rsidRPr="00000000">
        <w:commentReference w:id="6"/>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sectPr>
          <w:type w:val="nextPage"/>
          <w:pgSz w:h="16840" w:w="11920" w:orient="portrait"/>
          <w:pgMar w:bottom="1260" w:top="1560" w:left="1133" w:right="283" w:header="705" w:footer="1065"/>
        </w:sect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1"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20.0" w:type="dxa"/>
        <w:jc w:val="left"/>
        <w:tblInd w:w="314.0" w:type="dxa"/>
        <w:tblLayout w:type="fixed"/>
        <w:tblLook w:val="0000"/>
      </w:tblPr>
      <w:tblGrid>
        <w:gridCol w:w="675"/>
        <w:gridCol w:w="8345"/>
        <w:tblGridChange w:id="0">
          <w:tblGrid>
            <w:gridCol w:w="675"/>
            <w:gridCol w:w="8345"/>
          </w:tblGrid>
        </w:tblGridChange>
      </w:tblGrid>
      <w:tr>
        <w:trPr>
          <w:cantSplit w:val="0"/>
          <w:trHeight w:val="2256" w:hRule="atLeast"/>
          <w:tblHeader w:val="0"/>
        </w:trPr>
        <w:tc>
          <w:tcPr>
            <w:shd w:fill="424242"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center"/>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1</w:t>
            </w:r>
            <w:r w:rsidDel="00000000" w:rsidR="00000000" w:rsidRPr="00000000">
              <w:rPr>
                <w:rtl w:val="0"/>
              </w:rPr>
            </w:r>
          </w:p>
        </w:tc>
        <w:tc>
          <w:tcPr>
            <w:shd w:fill="f2f2f2"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usuarios (pacientes, intervinientes, personal de salud certificado e instituciones) van a poder acceder desde cualquier dispositivo con conexión a internet, a través de un navegador web (Google Chrome, Microsoft Edge, Mozilla Firefox, Brave, Opera, Safari). El acceso se realiza mediante el escaneo de un código QR o mediante inicio de sesión tradicional.</w:t>
            </w:r>
          </w:p>
        </w:tc>
      </w:tr>
      <w:tr>
        <w:trPr>
          <w:cantSplit w:val="0"/>
          <w:trHeight w:val="1919" w:hRule="atLeast"/>
          <w:tblHeader w:val="0"/>
        </w:trPr>
        <w:tc>
          <w:tcPr>
            <w:shd w:fill="424242"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2</w:t>
            </w:r>
            <w:r w:rsidDel="00000000" w:rsidR="00000000" w:rsidRPr="00000000">
              <w:rPr>
                <w:rtl w:val="0"/>
              </w:rPr>
            </w:r>
          </w:p>
        </w:tc>
        <w:tc>
          <w:tcPr>
            <w:shd w:fill="f2f2f2"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1" w:right="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Para el desarrollo del Frontend se utiliza el framework Next.js (versión 14 o superior), basado en React y TypeScript, que permite renderizado del lado del servidor (SSR), generación de páginas estáticas (SSG) y renderizado híbrido. La interfaz de usuario se construye mediante componentes reutilizables, con manejo de estados, rutas y renderizado dinámico de datos. La comunicación con el Backend se realiza mediante peticiones HTTP a través de una API REST, utilizando datos en formato JSON. El proyecto se despliega en Vercel, que proporciona una CDN global integrada (Vercel Edge Network) para acelerar la carga de la interfaz, especialmente crítica en situaciones de emergencia.</w:t>
              <w:br w:type="textWrapping"/>
            </w:r>
          </w:p>
        </w:tc>
      </w:tr>
      <w:tr>
        <w:trPr>
          <w:cantSplit w:val="0"/>
          <w:trHeight w:val="1439" w:hRule="atLeast"/>
          <w:tblHeader w:val="0"/>
        </w:trPr>
        <w:tc>
          <w:tcPr>
            <w:shd w:fill="424242"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3</w:t>
            </w:r>
            <w:r w:rsidDel="00000000" w:rsidR="00000000" w:rsidRPr="00000000">
              <w:rPr>
                <w:rtl w:val="0"/>
              </w:rPr>
            </w:r>
          </w:p>
        </w:tc>
        <w:tc>
          <w:tcPr>
            <w:shd w:fill="f2f2f2"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Para el Backend se utiliza el propio Next.js mediante sus API Routes, que actúan como endpoints REST. Next.js unifica frontend y backend en un único servidor, eliminando la necesidad de comunicaciones entre servicios separados y reduciendo la latencia. Se encarga de recibir las peticiones del Frontend, procesarlas (validaciones, lógica de negocio, acceso a base de datos, generación de URLs firmadas) y devolver una respuesta JSON. Esta arquitectura monolítica full-stack fue elegida por su rapidez y simplicidad operativa, aspectos críticos en una aplicación de emergencias.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40" w:hRule="atLeast"/>
          <w:tblHeader w:val="0"/>
        </w:trPr>
        <w:tc>
          <w:tcPr>
            <w:shd w:fill="424242"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4</w:t>
            </w:r>
            <w:r w:rsidDel="00000000" w:rsidR="00000000" w:rsidRPr="00000000">
              <w:rPr>
                <w:rtl w:val="0"/>
              </w:rPr>
            </w:r>
          </w:p>
        </w:tc>
        <w:tc>
          <w:tcPr>
            <w:shd w:fill="f2f2f2"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Durante la etapa de desarrollo, se utilizará PostgreSQL en local con la extensión PostGIS habilitada. En la etapa de producción se utilizará el servicio de base de datos en la nube Supabase, que proporciona PostgreSQL con PostGIS preinstalado, aprovechando su plan gratuito (hasta 1GB). Supabase también gestiona la autenticación mediante JWT y Google OAuth, y ofrece suscripciones en tiempo real (Realtime) mediante WebSockets para notificaciones y dashboards en vivo. Para evitar guardar archivos pesados directamente en la base de datos, se almacenan como rutas que apuntan a un repositorio externo: MinIO.</w:t>
            </w:r>
          </w:p>
        </w:tc>
      </w:tr>
      <w:tr>
        <w:trPr>
          <w:cantSplit w:val="0"/>
          <w:trHeight w:val="840" w:hRule="atLeast"/>
          <w:tblHeader w:val="0"/>
        </w:trPr>
        <w:tc>
          <w:tcPr>
            <w:shd w:fill="424242"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center"/>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5</w:t>
            </w:r>
            <w:r w:rsidDel="00000000" w:rsidR="00000000" w:rsidRPr="00000000">
              <w:rPr>
                <w:rtl w:val="0"/>
              </w:rPr>
            </w:r>
          </w:p>
        </w:tc>
        <w:tc>
          <w:tcPr>
            <w:shd w:fill="f2f2f2"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Utilizaremos como API de autenticación el sistema integrado de Supabase Auth, que soporta inicio de sesión con Google (OAuth) y email/contraseña. La gestión de sesiones se realiza mediante tokens JWT firmados, que Next.js valida en cada petición. Los roles de usuario (paciente, médico, institución, administrador) se gestionan mediante políticas de Row Level Security (RLS) directamente en PostgreSQL, garantizando que cada usuario solo pueda acceder a la información que le corresponde según los 4 niveles de acceso definidos.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6</w:t>
            </w:r>
            <w:r w:rsidDel="00000000" w:rsidR="00000000" w:rsidRPr="00000000">
              <w:rPr>
                <w:rtl w:val="0"/>
              </w:rPr>
            </w:r>
          </w:p>
        </w:tc>
        <w:tc>
          <w:tcPr>
            <w:shd w:fill="f2f2f2"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Se utilizarán las APIs de geolocalización integradas en el navegador (Geolocation API) para capturar la ubicación del usuario de forma reactiva, únicamente en el momento de una emergencia (escaneo de QR o pulsación del botón de auxilio). No existe rastreo permanente. Los datos de coordenadas se almacenan en la base de datos Supabase con PostGIS, permitiendo análisis geoespaciales como mapas de calor de incidentes y detección de brotes por zona geográfica. Ante fallas de conexión o GPS, el sistema implementa un mecanismo de fallback que deriva a una llamada telefónica tradicional al 107 o 911.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20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center"/>
              <w:rPr>
                <w:rFonts w:ascii="Verdana" w:cs="Verdana" w:eastAsia="Verdana" w:hAnsi="Verdana"/>
                <w:b w:val="0"/>
                <w:bCs w:val="0"/>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7</w:t>
            </w:r>
            <w:r w:rsidDel="00000000" w:rsidR="00000000" w:rsidRPr="00000000">
              <w:rPr>
                <w:rtl w:val="0"/>
              </w:rPr>
            </w:r>
          </w:p>
        </w:tc>
        <w:tc>
          <w:tcPr>
            <w:shd w:fill="f2f2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almacenamiento de archivos médicos (radiografías, estudios, imágenes) se realiza mediante MinIO, un servicio de almacenamiento de objetos compatible con Amazon S3, desplegado en instancias AWS EC2 dedicadas. MinIO proporciona URLs firmadas temporales (válidas por 5 minutos) que garantizan que solo los usuarios autorizados (personal de salud certificado) puedan acceder a los archivos. </w:t>
              <w:br w:type="textWrapping"/>
              <w:t xml:space="preserve">Los archivos se almacenan con cifrado AES-256 en reposo y nunca salen de la infraestructura controlada por la organización, cumpliendo estrictamente con la Ley 25.326 de Protección de Datos Personales.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0" w:right="20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center"/>
              <w:rPr>
                <w:rFonts w:ascii="Verdana" w:cs="Verdana" w:eastAsia="Verdana" w:hAnsi="Verdana"/>
                <w:b w:val="0"/>
                <w:bCs w:val="0"/>
                <w:i w:val="0"/>
                <w:iCs w:val="0"/>
                <w:smallCaps w:val="0"/>
                <w:strike w:val="0"/>
                <w:color w:val="ffffff"/>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8</w:t>
            </w:r>
          </w:p>
        </w:tc>
        <w:tc>
          <w:tcPr>
            <w:shd w:fill="f2f2f2"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monitorización del sistema se realiza mediante Prometheus y Grafana. Prometheus recolecta métricas del sistema (cantidad de escaneos por segundo, tiempos de respuesta, errores, uso de CPU). Grafana visualiza estos datos en dashboards personalizados para el rol de Obra Social, mostrando enfermedades más comunes por zona, evolución de los escaneos en el tiempo y horas de mayor actividad. Ambos servicios se despliegan en una instancia AWS EC2 independiente para aislar la carga de monitorización del servidor principal.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0" w:right="20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40" w:hRule="atLeast"/>
          <w:tblHeader w:val="0"/>
        </w:trPr>
        <w:tc>
          <w:tcPr>
            <w:shd w:fill="424242"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center"/>
              <w:rPr>
                <w:rFonts w:ascii="Verdana" w:cs="Verdana" w:eastAsia="Verdana" w:hAnsi="Verdana"/>
                <w:b w:val="0"/>
                <w:bCs w:val="0"/>
                <w:i w:val="0"/>
                <w:iCs w:val="0"/>
                <w:smallCaps w:val="0"/>
                <w:strike w:val="0"/>
                <w:color w:val="ffffff"/>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ffffff"/>
                <w:sz w:val="32"/>
                <w:szCs w:val="32"/>
                <w:u w:val="none"/>
                <w:shd w:fill="auto" w:val="clear"/>
                <w:vertAlign w:val="baseline"/>
                <w:rtl w:val="0"/>
              </w:rPr>
              <w:t xml:space="preserve">9</w:t>
            </w:r>
          </w:p>
        </w:tc>
        <w:tc>
          <w:tcPr>
            <w:shd w:fill="f2f2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3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Como herramienta de desarrollo interno, se utiliza OpenCode, un agente de IA de código abierto que acelera el desarrollo mediante generación de código repetitivo, refactorización automática y depuración asistida. OpenCode corre en el entorno local de cada desarrollador y no forma parte del flujo de producción. Al ser modelo-agnóstico (soporta más de 75 proveedores de IA) y gratuito (licencia MIT), permite al equipo mantener el control del proyecto sin dependencias comerciales.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0" w:right="20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1">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2">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3">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4">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5">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6">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7">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8">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9">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A">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B">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C">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D">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E">
      <w:pPr>
        <w:pStyle w:val="Heading3"/>
        <w:tabs>
          <w:tab w:val="left" w:leader="none" w:pos="1026"/>
        </w:tabs>
        <w:ind w:left="0" w:firstLine="0"/>
        <w:rPr/>
      </w:pPr>
      <w:r w:rsidDel="00000000" w:rsidR="00000000" w:rsidRPr="00000000">
        <w:rPr>
          <w:rtl w:val="0"/>
        </w:rPr>
      </w:r>
    </w:p>
    <w:p w:rsidR="00000000" w:rsidDel="00000000" w:rsidP="00000000" w:rsidRDefault="00000000" w:rsidRPr="00000000" w14:paraId="0000010F">
      <w:pPr>
        <w:pStyle w:val="Heading2"/>
        <w:numPr>
          <w:ilvl w:val="0"/>
          <w:numId w:val="6"/>
        </w:numPr>
        <w:tabs>
          <w:tab w:val="left" w:leader="none" w:pos="605"/>
        </w:tabs>
        <w:spacing w:before="249" w:lineRule="auto"/>
        <w:ind w:left="720" w:hanging="540"/>
        <w:rPr/>
      </w:pPr>
      <w:bookmarkStart w:colFirst="0" w:colLast="0" w:name="_heading=h.8y1lt4xfe0u4" w:id="18"/>
      <w:bookmarkEnd w:id="18"/>
      <w:r w:rsidDel="00000000" w:rsidR="00000000" w:rsidRPr="00000000">
        <w:rPr>
          <w:rtl w:val="0"/>
        </w:rPr>
        <w:t xml:space="preserve">Funciones del producto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Gestión de perfil médico crítico.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Los usuarios (pacientes) podrán registrar y actualizar su información médica esencial: alergias, patologías de base, medicación actual, grupo sanguíneo y contactos de emergencia (ICE). Esta información se almacena en la base de datos PostgreSQL con cifrado de columnas sensibles.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Generación de tokens QR.</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sistema generará un código QR único por cada paciente, que codifica un identificador seguro y la URL pública de su perfil de emergencia. El usuario podrá descargar el QR en formato imagen para imprimirlo en pulseras, tarjetas o adhesivos.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Revocación de tokens.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usuario podrá anular su token QR desde su panel de control en cualquier momento, invalidando inmediatamente el acceso a su perfil en caso de pérdida o robo del soporte físico.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Escaneo de QR por intervinientes.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Cualquier persona con un dispositivo móvil podrá escanear el código QR y acceder a la interfaz pública de emergencia (Nivel 1) sin necesidad de iniciar sesión ni instalar una aplicación.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Visualización de datos de emergencia.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La interfaz pública mostrará de forma clara y en alto contraste: alias del paciente, alertas críticas (ej. "DIABÉTICO INSULINODEPENDIENTE", "ALÉRGICO A PENICILINA") y contactos de emergencia. Incluirá un respaldo legal con los artículos 34 y 108 del Código Penal.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Botón de alerta SAME.</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Desde la interfaz de emergencia, el interviniente podrá presionar un botón que captura la ubicación GPS en ese instante y envía asincrónicamente los datos (coordenadas) al servicio de emergencias (SAME) para una respuesta profesional rápida.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43" w:right="0" w:hanging="36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Botón de alerta a contacto de emergencia.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Similar al anterior, pero envía la ubicación y un aviso de incidente al círculo íntimo del paciente (contactos ICE) mediante notificaciones push o correo electrónico.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Acceso para personal de salud certificado.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Médicos y enfermeros podrán autenticarse (con credenciales especiales) y acceder al Nivel 3 de datos: grupo sanguíneo, estudios relevantes cargados y medicación detallada, a través de una API Gateway que expone endpoints REST con autenticación JWT.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Dashboard institucional para obras sociales.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Las instituciones de salud (obras sociales, hospitales) podrán visualizar dashboards con métricas agregadas: mapas de calor de incidentes por zona geográfica, estadísticas de afecciones (diabetes, hipertensión, alergias) por región, evolución temporal de escaneos y alertas, y análisis de siniestralidad.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Auditoría de accesos y logs de seguridad.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sistema registrará cada acceso a los perfiles de emergencia (quién, cuándo, desde qué IP y con qué rol) para garantizar la trazabilidad y cumplir con la Ley 25.326. Los logs estarán disponibles para administradores y para auditorías externas.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Geolocalización reactiva.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sistema captura la ubicación GPS únicamente en el momento de una emergencia (escaneo o pulsación de botón de auxilio), sin rastreo permanente. Ante fallas de GPS o conexión, implementa un fallback a llamada telefónica al 107 o 911.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6.99999999999994" w:lineRule="auto"/>
        <w:ind w:left="0" w:right="72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Monitorización y alertas proactivas.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sistema (mediante Prometheus + Grafana) recopila métricas de rendimiento y envía alertas al equipo </w:t>
      </w:r>
      <w:r w:rsidDel="00000000" w:rsidR="00000000" w:rsidRPr="00000000">
        <w:rPr>
          <w:sz w:val="28"/>
          <w:szCs w:val="28"/>
          <w:rtl w:val="0"/>
        </w:rPr>
        <w:t xml:space="preserve">técnico si se detectan fallas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headerReference r:id="rId28" w:type="default"/>
          <w:footerReference r:id="rId29" w:type="default"/>
          <w:type w:val="nextPage"/>
          <w:pgSz w:h="16840" w:w="11920" w:orient="portrait"/>
          <w:pgMar w:bottom="1260" w:top="1740" w:left="1417" w:right="283" w:header="705" w:footer="1065"/>
        </w:sectPr>
      </w:pPr>
      <w:r w:rsidDel="00000000" w:rsidR="00000000" w:rsidRPr="00000000">
        <w:rPr>
          <w:rtl w:val="0"/>
        </w:rPr>
      </w:r>
    </w:p>
    <w:bookmarkStart w:colFirst="0" w:colLast="0" w:name="bookmark=id.ybv1awgxr1b5" w:id="19"/>
    <w:bookmarkEnd w:id="19"/>
    <w:bookmarkStart w:colFirst="0" w:colLast="0" w:name="bookmark=id.1sx9u2w4cnw7" w:id="20"/>
    <w:bookmarkEnd w:id="20"/>
    <w:p w:rsidR="00000000" w:rsidDel="00000000" w:rsidP="00000000" w:rsidRDefault="00000000" w:rsidRPr="00000000" w14:paraId="0000012B">
      <w:pPr>
        <w:pStyle w:val="Heading2"/>
        <w:numPr>
          <w:ilvl w:val="0"/>
          <w:numId w:val="6"/>
        </w:numPr>
        <w:tabs>
          <w:tab w:val="left" w:leader="none" w:pos="596"/>
        </w:tabs>
        <w:spacing w:before="89" w:lineRule="auto"/>
        <w:ind w:left="596" w:hanging="573"/>
        <w:rPr/>
      </w:pPr>
      <w:bookmarkStart w:colFirst="0" w:colLast="0" w:name="_heading=h.lw8anixejth9" w:id="21"/>
      <w:bookmarkEnd w:id="21"/>
      <w:r w:rsidDel="00000000" w:rsidR="00000000" w:rsidRPr="00000000">
        <w:rPr>
          <w:rtl w:val="0"/>
        </w:rPr>
        <w:t xml:space="preserve">Características del usuario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El sistema AyudAPI está diseñado para ser utilizado por cuatro perfiles de usuario, con distintos niveles de competencia técnica: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Paciente/Usuario registrado: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Persona que carga su perfil médico. Debe estar habituada al uso de aplicaciones web y móviles, ya que el registro se realiza mediante correo electrónico o autenticación con Google. Puede gestionar su información y generar/revocar su token QR. No requiere conocimientos técnicos avanzados.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2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Interviniente/Tercero: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Persona que encuentra a un paciente en situación de emergencia y escanea el código QR. Puede ser cualquier ciudadano con un teléfono móvil con cámara y conexión a internet. No necesita registrarse ni tener conocimientos médicos; la interfaz está diseñada para ser intuitiva y clara, incluso en situaciones de estrés.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Personal de salud certificado:</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Médicos, enfermeros o paramédicos que cuentan con credenciales especiales otorgadas por la institución. Deben estar familiarizados con sistemas de información clínica y con el manejo de APIs o interfaces web. El acceso es mediante autenticación fuerte (JWT + OAuth) y se les exige el cumplimiento de las políticas de privacidad.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6.99999999999994" w:lineRule="auto"/>
        <w:ind w:left="72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Representante de institución de salud:</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Usuarios de obras sociales, hospitales o SAME que acceden al dashboard analítico. Deben tener conocimientos en interpretación de datos y estadísticas, ya que el panel muestra gráficos y mapas de calor. No requieren conocimientos de desarrollo, pero sí capacidad para tomar decisiones basadas en métricas.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sectPr>
          <w:type w:val="nextPage"/>
          <w:pgSz w:h="16840" w:w="11920" w:orient="portrait"/>
          <w:pgMar w:bottom="1260" w:top="1740" w:left="1417" w:right="283" w:header="705" w:footer="1065"/>
        </w:sect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Todos los perfiles acceden desde navegadores web modernos (Google Chrome, Mozilla Firefox, Microsoft Edge, Brave, Opera, Safari) en dispositivos de escritorio o móviles. El sistema es responsive y se adapta a diferentes tamaños de pantalla.</w:t>
      </w:r>
    </w:p>
    <w:bookmarkStart w:colFirst="0" w:colLast="0" w:name="bookmark=id.122olel8seik" w:id="22"/>
    <w:bookmarkEnd w:id="22"/>
    <w:bookmarkStart w:colFirst="0" w:colLast="0" w:name="bookmark=id.e56u5eubgv91" w:id="23"/>
    <w:bookmarkEnd w:id="23"/>
    <w:p w:rsidR="00000000" w:rsidDel="00000000" w:rsidP="00000000" w:rsidRDefault="00000000" w:rsidRPr="00000000" w14:paraId="00000138">
      <w:pPr>
        <w:pStyle w:val="Heading2"/>
        <w:numPr>
          <w:ilvl w:val="0"/>
          <w:numId w:val="6"/>
        </w:numPr>
        <w:tabs>
          <w:tab w:val="left" w:leader="none" w:pos="935"/>
        </w:tabs>
        <w:spacing w:before="89" w:lineRule="auto"/>
        <w:ind w:left="935" w:hanging="912"/>
        <w:rPr/>
      </w:pPr>
      <w:bookmarkStart w:colFirst="0" w:colLast="0" w:name="_heading=h.ofnw9imtvqcz" w:id="24"/>
      <w:bookmarkEnd w:id="24"/>
      <w:r w:rsidDel="00000000" w:rsidR="00000000" w:rsidRPr="00000000">
        <w:rPr>
          <w:rtl w:val="0"/>
        </w:rPr>
        <w:t xml:space="preserve">Limitaciones</w:t>
      </w:r>
    </w:p>
    <w:p w:rsidR="00000000" w:rsidDel="00000000" w:rsidP="00000000" w:rsidRDefault="00000000" w:rsidRPr="00000000" w14:paraId="00000139">
      <w:pPr>
        <w:pStyle w:val="Heading2"/>
        <w:tabs>
          <w:tab w:val="left" w:leader="none" w:pos="935"/>
        </w:tabs>
        <w:spacing w:before="0" w:lineRule="auto"/>
        <w:ind w:right="720" w:hanging="307"/>
        <w:rPr>
          <w:rFonts w:ascii="Verdana" w:cs="Verdana" w:eastAsia="Verdana" w:hAnsi="Verdana"/>
          <w:b w:val="0"/>
          <w:bCs w:val="0"/>
          <w:sz w:val="28"/>
          <w:szCs w:val="28"/>
        </w:rPr>
      </w:pPr>
      <w:r w:rsidDel="00000000" w:rsidR="00000000" w:rsidRPr="00000000">
        <w:rPr>
          <w:rtl w:val="0"/>
        </w:rPr>
      </w:r>
    </w:p>
    <w:p w:rsidR="00000000" w:rsidDel="00000000" w:rsidP="00000000" w:rsidRDefault="00000000" w:rsidRPr="00000000" w14:paraId="0000013A">
      <w:pPr>
        <w:ind w:left="144" w:firstLine="0"/>
        <w:rPr>
          <w:sz w:val="28"/>
          <w:szCs w:val="28"/>
        </w:rPr>
      </w:pPr>
      <w:bookmarkStart w:colFirst="0" w:colLast="0" w:name="_heading=h.hcbm0g2kczqw" w:id="25"/>
      <w:bookmarkEnd w:id="25"/>
      <w:r w:rsidDel="00000000" w:rsidR="00000000" w:rsidRPr="00000000">
        <w:rPr>
          <w:sz w:val="28"/>
          <w:szCs w:val="28"/>
          <w:rtl w:val="0"/>
        </w:rPr>
        <w:t xml:space="preserve">El sistema está pensado para operar en el ámbito local y con</w:t>
      </w:r>
    </w:p>
    <w:p w:rsidR="00000000" w:rsidDel="00000000" w:rsidP="00000000" w:rsidRDefault="00000000" w:rsidRPr="00000000" w14:paraId="0000013B">
      <w:pPr>
        <w:ind w:left="144" w:firstLine="0"/>
        <w:rPr>
          <w:sz w:val="28"/>
          <w:szCs w:val="28"/>
        </w:rPr>
      </w:pPr>
      <w:bookmarkStart w:colFirst="0" w:colLast="0" w:name="_heading=h.eja4c0cs05a1" w:id="26"/>
      <w:bookmarkEnd w:id="26"/>
      <w:r w:rsidDel="00000000" w:rsidR="00000000" w:rsidRPr="00000000">
        <w:rPr>
          <w:sz w:val="28"/>
          <w:szCs w:val="28"/>
          <w:rtl w:val="0"/>
        </w:rPr>
        <w:t xml:space="preserve">tecnologías de última generación, por lo tanto, se verá restringida</w:t>
      </w:r>
    </w:p>
    <w:p w:rsidR="00000000" w:rsidDel="00000000" w:rsidP="00000000" w:rsidRDefault="00000000" w:rsidRPr="00000000" w14:paraId="0000013C">
      <w:pPr>
        <w:ind w:left="144" w:firstLine="0"/>
        <w:rPr>
          <w:sz w:val="24"/>
          <w:szCs w:val="24"/>
        </w:rPr>
      </w:pPr>
      <w:bookmarkStart w:colFirst="0" w:colLast="0" w:name="_heading=h.oz3i3y6d1qgb" w:id="27"/>
      <w:bookmarkEnd w:id="27"/>
      <w:r w:rsidDel="00000000" w:rsidR="00000000" w:rsidRPr="00000000">
        <w:rPr>
          <w:sz w:val="28"/>
          <w:szCs w:val="28"/>
          <w:rtl w:val="0"/>
        </w:rPr>
        <w:t xml:space="preserve">a las siguientes limitaciones. </w:t>
      </w:r>
      <w:r w:rsidDel="00000000" w:rsidR="00000000" w:rsidRPr="00000000">
        <w:rPr>
          <w:rtl w:val="0"/>
        </w:rPr>
      </w:r>
    </w:p>
    <w:p w:rsidR="00000000" w:rsidDel="00000000" w:rsidP="00000000" w:rsidRDefault="00000000" w:rsidRPr="00000000" w14:paraId="0000013D">
      <w:pPr>
        <w:pStyle w:val="Heading2"/>
        <w:tabs>
          <w:tab w:val="left" w:leader="none" w:pos="935"/>
        </w:tabs>
        <w:spacing w:before="89" w:lineRule="auto"/>
        <w:ind w:hanging="307"/>
        <w:rPr>
          <w:rFonts w:ascii="Verdana" w:cs="Verdana" w:eastAsia="Verdana" w:hAnsi="Verdana"/>
          <w:b w:val="0"/>
          <w:bCs w:val="0"/>
          <w:sz w:val="28"/>
          <w:szCs w:val="28"/>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Navegadores y sistemas operativos: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La aplicación web funciona exclusivamente en navegadores actualizados que soporten las tecnologías utilizadas (JavaScript ES6+, WebSockets, Geolocation API, etc.). Se recomienda Google Chrome o Mozilla Firefox para una experiencia óptima.</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36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Cobertura geográfica: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sistema está diseñado para funcionar dentro del territorio argentino. Los formatos de fecha, hora y ubicación están adaptados a las normativas locales. No se garantiza su correcto funcionamiento fuera de Argentina.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Geolocalización:</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La funcionalidad de localización reactiva depende de la disponibilidad del GPS del dispositivo y del consentimiento del usuario para compartir su ubicación. En zonas sin cobertura o sin permisos, el sistema activa el fallback a llamada telefónica.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Almacenamiento de archivos: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tamaño máximo de los archivos médicos (radiografías, estudios) está limitado a 10 MB por archivo, debido a las restricciones de almacenamiento de MinIO en el plan gratuito de EC2. Los formatos aceptados son: PDF, JPG, PNG y DICOM (en versión futura).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Concurrencia: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En su versión inicial, el sistema está dimensionado para soportar hasta 50 usuarios concurrentes (sumando todos los roles) sin degradación del rendimiento. Escenarios de mayor demanda requerirán escalar los recursos en Vercel y AWS.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Idioma:</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La interfaz y la documentación están disponibles únicamente en español. No se contempla la traducción a otros idiomas en esta versión.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72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720" w:hanging="360"/>
        <w:jc w:val="left"/>
        <w:rPr>
          <w:b w:val="0"/>
          <w:bCs w:val="0"/>
          <w:i w:val="0"/>
          <w:iCs w:val="0"/>
          <w:smallCaps w:val="0"/>
          <w:strike w:val="0"/>
          <w:color w:val="000000"/>
          <w:u w:val="none"/>
          <w:shd w:fill="auto" w:val="clear"/>
          <w:vertAlign w:val="baseline"/>
        </w:rPr>
        <w:sectPr>
          <w:type w:val="nextPage"/>
          <w:pgSz w:h="16840" w:w="11920" w:orient="portrait"/>
          <w:pgMar w:bottom="1260" w:top="1740" w:left="1417" w:right="283" w:header="705" w:footer="1065"/>
        </w:sectPr>
      </w:pP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Integraciones externas:</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 El sistema depende de la disponibilidad de los servicios de terceros (Supabase, Vercel, MinIO, Google OAuth). En caso de caída de alguno de estos servicios, el sistema podría quedar parcialmente inoperante hasta su restauración.</w:t>
      </w:r>
    </w:p>
    <w:bookmarkStart w:colFirst="0" w:colLast="0" w:name="bookmark=id.6x0ibw910h98" w:id="28"/>
    <w:bookmarkEnd w:id="28"/>
    <w:bookmarkStart w:colFirst="0" w:colLast="0" w:name="bookmark=id.digh8bi1387y" w:id="29"/>
    <w:bookmarkEnd w:id="29"/>
    <w:p w:rsidR="00000000" w:rsidDel="00000000" w:rsidP="00000000" w:rsidRDefault="00000000" w:rsidRPr="00000000" w14:paraId="0000014B">
      <w:pPr>
        <w:pStyle w:val="Heading2"/>
        <w:numPr>
          <w:ilvl w:val="0"/>
          <w:numId w:val="6"/>
        </w:numPr>
        <w:tabs>
          <w:tab w:val="left" w:leader="none" w:pos="904"/>
        </w:tabs>
        <w:spacing w:before="89" w:lineRule="auto"/>
        <w:ind w:left="904" w:hanging="881"/>
        <w:rPr/>
      </w:pPr>
      <w:bookmarkStart w:colFirst="0" w:colLast="0" w:name="_heading=h.fge3jushowig" w:id="30"/>
      <w:bookmarkEnd w:id="30"/>
      <w:r w:rsidDel="00000000" w:rsidR="00000000" w:rsidRPr="00000000">
        <w:rPr>
          <w:rtl w:val="0"/>
        </w:rPr>
        <w:t xml:space="preserve">Supuestos y Dependencias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5"/>
        <w:tblW w:w="8300.0" w:type="dxa"/>
        <w:jc w:val="left"/>
        <w:tblInd w:w="750.0" w:type="dxa"/>
        <w:tblLayout w:type="fixed"/>
        <w:tblLook w:val="0000"/>
      </w:tblPr>
      <w:tblGrid>
        <w:gridCol w:w="4088"/>
        <w:gridCol w:w="4212"/>
        <w:tblGridChange w:id="0">
          <w:tblGrid>
            <w:gridCol w:w="4088"/>
            <w:gridCol w:w="4212"/>
          </w:tblGrid>
        </w:tblGridChange>
      </w:tblGrid>
      <w:tr>
        <w:trPr>
          <w:cantSplit w:val="0"/>
          <w:trHeight w:val="585" w:hRule="atLeast"/>
          <w:tblHeader w:val="0"/>
        </w:trPr>
        <w:tc>
          <w:tcPr>
            <w:shd w:fill="42424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344"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8"/>
                <w:szCs w:val="28"/>
                <w:u w:val="none"/>
                <w:shd w:fill="auto" w:val="clear"/>
                <w:vertAlign w:val="baseline"/>
                <w:rtl w:val="0"/>
              </w:rPr>
              <w:t xml:space="preserve">Supuestos</w:t>
            </w:r>
            <w:r w:rsidDel="00000000" w:rsidR="00000000" w:rsidRPr="00000000">
              <w:rPr>
                <w:rtl w:val="0"/>
              </w:rPr>
            </w:r>
          </w:p>
        </w:tc>
        <w:tc>
          <w:tcPr>
            <w:shd w:fill="424242"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24"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8"/>
                <w:szCs w:val="28"/>
                <w:u w:val="none"/>
                <w:shd w:fill="auto" w:val="clear"/>
                <w:vertAlign w:val="baseline"/>
                <w:rtl w:val="0"/>
              </w:rPr>
              <w:t xml:space="preserve">Dependencias</w:t>
            </w:r>
            <w:r w:rsidDel="00000000" w:rsidR="00000000" w:rsidRPr="00000000">
              <w:rPr>
                <w:rtl w:val="0"/>
              </w:rPr>
            </w:r>
          </w:p>
        </w:tc>
      </w:tr>
      <w:tr>
        <w:trPr>
          <w:cantSplit w:val="0"/>
          <w:trHeight w:val="1932" w:hRule="atLeast"/>
          <w:tblHeader w:val="0"/>
        </w:trPr>
        <w:tc>
          <w:tcPr>
            <w:shd w:fill="f2f2f2"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6" w:lineRule="auto"/>
              <w:ind w:left="105" w:right="15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usuarios tendrán acceso a dispositivos (PC, móvil o tablet) con navegadores actualizados y conexión a internet.</w:t>
            </w:r>
          </w:p>
        </w:tc>
        <w:tc>
          <w:tcPr>
            <w:shd w:fill="f2f2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6" w:lineRule="auto"/>
              <w:ind w:left="157" w:right="13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depende de la disponibilidad de la plataforma Vercel para el hosting de la aplicación Next.js y de sus Serverless Functions.</w:t>
            </w:r>
          </w:p>
        </w:tc>
      </w:tr>
      <w:tr>
        <w:trPr>
          <w:cantSplit w:val="0"/>
          <w:trHeight w:val="1831" w:hRule="atLeast"/>
          <w:tblHeader w:val="0"/>
        </w:trPr>
        <w:tc>
          <w:tcPr>
            <w:shd w:fill="f2f2f2"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6.99999999999994" w:lineRule="auto"/>
              <w:ind w:left="105" w:right="15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pacientes aceptarán los términos de privacidad y darán su consentimiento explícito para la visualización de sus datos en emergencias, conforme a la Ley 25.326.</w:t>
            </w:r>
          </w:p>
        </w:tc>
        <w:tc>
          <w:tcPr>
            <w:shd w:fill="f2f2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6" w:lineRule="auto"/>
              <w:ind w:left="157" w:right="13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depende del correcto funcionamiento de la API de autenticación de Supabase (Google OAuth y email/contraseña) y de la gestión de tokens JWT.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66" w:lineRule="auto"/>
              <w:ind w:left="157" w:right="13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46" w:hRule="atLeast"/>
          <w:tblHeader w:val="0"/>
        </w:trPr>
        <w:tc>
          <w:tcPr>
            <w:shd w:fill="f2f2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6.99999999999994" w:lineRule="auto"/>
              <w:ind w:left="101" w:right="15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intervinientes estarán dispuestos a escanear el QR y presionar los botones de alerta para ayudar al paciente.</w:t>
            </w:r>
          </w:p>
        </w:tc>
        <w:tc>
          <w:tcPr>
            <w:shd w:fill="f2f2f2"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66" w:lineRule="auto"/>
              <w:ind w:left="157" w:right="13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base de datos PostgreSQL con PostGIS debe estar operativa en Supabase; depende de la conexión a la red y de los backups automáticos.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66" w:lineRule="auto"/>
              <w:ind w:left="157" w:right="13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82" w:hRule="atLeast"/>
          <w:tblHeader w:val="0"/>
        </w:trPr>
        <w:tc>
          <w:tcPr>
            <w:shd w:fill="f2f2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personal de salud certificado contará con credenciales asignadas por la institución y accederá a la plataforma con dispositivos seguros.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66" w:lineRule="auto"/>
              <w:ind w:left="157" w:right="182"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servicio de almacenamiento MinIO debe estar desplegado y funcionando en las instancias EC2, con políticas de URLs firmadas activas.</w:t>
            </w:r>
          </w:p>
        </w:tc>
      </w:tr>
      <w:tr>
        <w:trPr>
          <w:cantSplit w:val="0"/>
          <w:trHeight w:val="1880" w:hRule="atLeast"/>
          <w:tblHeader w:val="0"/>
        </w:trPr>
        <w:tc>
          <w:tcPr>
            <w:shd w:fill="f2f2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Las instituciones de salud contarán con personal capacitado para interpretar los dashboards de Grafana.</w:t>
            </w:r>
          </w:p>
        </w:tc>
        <w:tc>
          <w:tcPr>
            <w:shd w:fill="f2f2f2"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Prometheus y Grafana deben estar desplegados en su propia instancia y recolectando métricas correctamente.</w:t>
            </w:r>
          </w:p>
        </w:tc>
      </w:tr>
      <w:tr>
        <w:trPr>
          <w:cantSplit w:val="0"/>
          <w:trHeight w:val="1880" w:hRule="atLeast"/>
          <w:tblHeader w:val="0"/>
        </w:trPr>
        <w:tc>
          <w:tcPr>
            <w:shd w:fill="f2f2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se integrará exitosamente con la Geolocation API del navegador, y los usuarios otorgarán permisos para su uso reactivo.</w:t>
            </w:r>
          </w:p>
        </w:tc>
        <w:tc>
          <w:tcPr>
            <w:shd w:fill="f2f2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Depende de la disponibilidad de la red de distribución de contenido (CDN de Vercel) para la entrega rápida de la interfaz pública.</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80" w:hRule="atLeast"/>
          <w:tblHeader w:val="0"/>
        </w:trPr>
        <w:tc>
          <w:tcPr>
            <w:shd w:fill="f2f2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5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equipo de desarrollo mantendrá actualizadas las versiones de Next.js, Supabase Client y demás librerías para garantizar compatibilidad.</w:t>
            </w:r>
          </w:p>
        </w:tc>
        <w:tc>
          <w:tcPr>
            <w:shd w:fill="f2f2f2"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depende del correcto versionado entre los componentes (Next.js, Supabase, MinIO SDK) y de la documentación oficial de cada proveedor.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66" w:lineRule="auto"/>
              <w:ind w:left="101" w:right="163"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sectPr>
          <w:type w:val="nextPage"/>
          <w:pgSz w:h="16840" w:w="11920" w:orient="portrait"/>
          <w:pgMar w:bottom="1260" w:top="1740" w:left="1417" w:right="283" w:header="705" w:footer="1065"/>
        </w:sectPr>
      </w:pPr>
      <w:r w:rsidDel="00000000" w:rsidR="00000000" w:rsidRPr="00000000">
        <w:rPr>
          <w:rtl w:val="0"/>
        </w:rPr>
      </w:r>
    </w:p>
    <w:bookmarkStart w:colFirst="0" w:colLast="0" w:name="bookmark=id.qnfsyddvju9n" w:id="31"/>
    <w:bookmarkEnd w:id="31"/>
    <w:bookmarkStart w:colFirst="0" w:colLast="0" w:name="bookmark=id.y9tk956jsl54" w:id="32"/>
    <w:bookmarkEnd w:id="32"/>
    <w:p w:rsidR="00000000" w:rsidDel="00000000" w:rsidP="00000000" w:rsidRDefault="00000000" w:rsidRPr="00000000" w14:paraId="00000167">
      <w:pPr>
        <w:pStyle w:val="Heading2"/>
        <w:numPr>
          <w:ilvl w:val="0"/>
          <w:numId w:val="6"/>
        </w:numPr>
        <w:tabs>
          <w:tab w:val="left" w:leader="none" w:pos="859"/>
        </w:tabs>
        <w:spacing w:before="89" w:lineRule="auto"/>
        <w:ind w:left="859" w:hanging="836"/>
        <w:rPr/>
      </w:pPr>
      <w:bookmarkStart w:colFirst="0" w:colLast="0" w:name="_heading=h.4auwhrj3oh7i" w:id="33"/>
      <w:bookmarkEnd w:id="33"/>
      <w:r w:rsidDel="00000000" w:rsidR="00000000" w:rsidRPr="00000000">
        <w:rPr>
          <w:rtl w:val="0"/>
        </w:rPr>
        <w:t xml:space="preserve">Distribución de requisitos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Distribución de requisitos describe cómo se asignan los requisitos de software a los diferentes módulos del sistema. </w:t>
        <w:br w:type="textWrapping"/>
        <w:t xml:space="preserve">Sirve para dejar claro qué parte del software será responsable de cumplir cada requisito y ayuda a planificar la arquitectura, el desarrollo y la integración.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870.0" w:type="dxa"/>
        <w:jc w:val="left"/>
        <w:tblInd w:w="30.0" w:type="dxa"/>
        <w:tblLayout w:type="fixed"/>
        <w:tblLook w:val="0000"/>
      </w:tblPr>
      <w:tblGrid>
        <w:gridCol w:w="2196"/>
        <w:gridCol w:w="2994"/>
        <w:gridCol w:w="4680"/>
        <w:tblGridChange w:id="0">
          <w:tblGrid>
            <w:gridCol w:w="2196"/>
            <w:gridCol w:w="2994"/>
            <w:gridCol w:w="4680"/>
          </w:tblGrid>
        </w:tblGridChange>
      </w:tblGrid>
      <w:tr>
        <w:trPr>
          <w:cantSplit w:val="0"/>
          <w:trHeight w:val="585" w:hRule="atLeast"/>
          <w:tblHeader w:val="0"/>
        </w:trPr>
        <w:tc>
          <w:tcPr>
            <w:shd w:fill="424242"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53"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8"/>
                <w:szCs w:val="28"/>
                <w:u w:val="none"/>
                <w:shd w:fill="auto" w:val="clear"/>
                <w:vertAlign w:val="baseline"/>
                <w:rtl w:val="0"/>
              </w:rPr>
              <w:t xml:space="preserve">Código</w:t>
            </w:r>
            <w:r w:rsidDel="00000000" w:rsidR="00000000" w:rsidRPr="00000000">
              <w:rPr>
                <w:rtl w:val="0"/>
              </w:rPr>
            </w:r>
          </w:p>
        </w:tc>
        <w:tc>
          <w:tcPr>
            <w:shd w:fill="424242"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9"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8"/>
                <w:szCs w:val="28"/>
                <w:u w:val="none"/>
                <w:shd w:fill="auto" w:val="clear"/>
                <w:vertAlign w:val="baseline"/>
                <w:rtl w:val="0"/>
              </w:rPr>
              <w:t xml:space="preserve">Módulo</w:t>
            </w:r>
            <w:r w:rsidDel="00000000" w:rsidR="00000000" w:rsidRPr="00000000">
              <w:rPr>
                <w:rtl w:val="0"/>
              </w:rPr>
            </w:r>
          </w:p>
        </w:tc>
        <w:tc>
          <w:tcPr>
            <w:shd w:fill="424242"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28"/>
                <w:szCs w:val="28"/>
                <w:u w:val="none"/>
                <w:shd w:fill="auto" w:val="clear"/>
                <w:vertAlign w:val="baseline"/>
                <w:rtl w:val="0"/>
              </w:rPr>
              <w:t xml:space="preserve">        Descripción del </w:t>
            </w:r>
            <w:sdt>
              <w:sdtPr>
                <w:id w:val="-2143726749"/>
                <w:tag w:val="goog_rdk_19"/>
              </w:sdtPr>
              <w:sdtContent>
                <w:commentRangeStart w:id="7"/>
              </w:sdtContent>
            </w:sdt>
            <w:r w:rsidDel="00000000" w:rsidR="00000000" w:rsidRPr="00000000">
              <w:rPr>
                <w:rFonts w:ascii="Tahoma" w:cs="Tahoma" w:eastAsia="Tahoma" w:hAnsi="Tahoma"/>
                <w:b w:val="1"/>
                <w:bCs w:val="1"/>
                <w:i w:val="0"/>
                <w:iCs w:val="0"/>
                <w:smallCaps w:val="0"/>
                <w:strike w:val="0"/>
                <w:color w:val="ffffff"/>
                <w:sz w:val="28"/>
                <w:szCs w:val="28"/>
                <w:u w:val="none"/>
                <w:shd w:fill="auto" w:val="clear"/>
                <w:vertAlign w:val="baseline"/>
                <w:rtl w:val="0"/>
              </w:rPr>
              <w:t xml:space="preserve">Requisito</w:t>
            </w:r>
            <w:commentRangeEnd w:id="7"/>
            <w:r w:rsidDel="00000000" w:rsidR="00000000" w:rsidRPr="00000000">
              <w:commentReference w:id="7"/>
            </w:r>
            <w:r w:rsidDel="00000000" w:rsidR="00000000" w:rsidRPr="00000000">
              <w:rPr>
                <w:rtl w:val="0"/>
              </w:rPr>
            </w:r>
          </w:p>
        </w:tc>
      </w:tr>
      <w:tr>
        <w:trPr>
          <w:cantSplit w:val="0"/>
          <w:trHeight w:val="845" w:hRule="atLeast"/>
          <w:tblHeader w:val="0"/>
        </w:trPr>
        <w:tc>
          <w:tcPr>
            <w:shd w:fill="f2f2f2"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RF-AUT-01</w:t>
            </w:r>
          </w:p>
        </w:tc>
        <w:tc>
          <w:tcPr>
            <w:shd w:fill="f2f2f2"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Autenticación y Registro</w:t>
            </w:r>
          </w:p>
        </w:tc>
        <w:tc>
          <w:tcPr>
            <w:shd w:fill="f2f2f2"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permitir el registro e inicio de sesión mediante email/contraseña y con cuenta de Google (OAuth) a través de Supabase Auth.</w:t>
            </w:r>
          </w:p>
        </w:tc>
      </w:tr>
      <w:tr>
        <w:trPr>
          <w:cantSplit w:val="0"/>
          <w:trHeight w:val="845" w:hRule="atLeast"/>
          <w:tblHeader w:val="0"/>
        </w:trPr>
        <w:tc>
          <w:tcPr>
            <w:shd w:fill="f2f2f2"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RF-AUT-02</w:t>
            </w:r>
          </w:p>
        </w:tc>
        <w:tc>
          <w:tcPr>
            <w:shd w:fill="f2f2f2"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Autenticación y Registro</w:t>
            </w:r>
          </w:p>
        </w:tc>
        <w:tc>
          <w:tcPr>
            <w:shd w:fill="f2f2f2"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módulo deberá generar un token JWT al autenticarse correctamente, y validarlo en cada petición a la API.</w:t>
            </w:r>
          </w:p>
        </w:tc>
      </w:tr>
      <w:tr>
        <w:trPr>
          <w:cantSplit w:val="0"/>
          <w:trHeight w:val="845" w:hRule="atLeast"/>
          <w:tblHeader w:val="0"/>
        </w:trPr>
        <w:tc>
          <w:tcPr>
            <w:shd w:fill="f2f2f2"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RF-AUT-03</w:t>
            </w:r>
          </w:p>
        </w:tc>
        <w:tc>
          <w:tcPr>
            <w:shd w:fill="f2f2f2"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Autenticación y Registro</w:t>
            </w:r>
          </w:p>
        </w:tc>
        <w:tc>
          <w:tcPr>
            <w:shd w:fill="f2f2f2"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asignar un rol (paciente, médico, institución, administrador) a cada usuario, gestionado mediante Row Level Security (RLS) en PostgreSQL.</w:t>
            </w:r>
          </w:p>
        </w:tc>
      </w:tr>
      <w:tr>
        <w:trPr>
          <w:cantSplit w:val="0"/>
          <w:trHeight w:val="845" w:hRule="atLeast"/>
          <w:tblHeader w:val="0"/>
        </w:trPr>
        <w:tc>
          <w:tcPr>
            <w:shd w:fill="f2f2f2"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RF-AUT-04</w:t>
            </w:r>
          </w:p>
        </w:tc>
        <w:tc>
          <w:tcPr>
            <w:shd w:fill="f2f2f2"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Autenticación y Registro</w:t>
            </w:r>
          </w:p>
        </w:tc>
        <w:tc>
          <w:tcPr>
            <w:shd w:fill="f2f2f2"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Si un usuario es suspendido por un administrador, se le deberá impedir el acceso mostrando un mensaje informativo.</w:t>
            </w:r>
          </w:p>
        </w:tc>
      </w:tr>
      <w:tr>
        <w:trPr>
          <w:cantSplit w:val="0"/>
          <w:trHeight w:val="845" w:hRule="atLeast"/>
          <w:tblHeader w:val="0"/>
        </w:trPr>
        <w:tc>
          <w:tcPr>
            <w:shd w:fill="f2f2f2"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RF-PER-01</w:t>
            </w:r>
          </w:p>
        </w:tc>
        <w:tc>
          <w:tcPr>
            <w:shd w:fill="f2f2f2"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Perfil de Usuario</w:t>
            </w:r>
          </w:p>
        </w:tc>
        <w:tc>
          <w:tcPr>
            <w:shd w:fill="f2f2f2"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permitir al paciente cargar y actualizar su perfil médico: alergias, patologías de base, medicación actual, grupo sanguíneo y contactos ICE.</w:t>
            </w:r>
          </w:p>
        </w:tc>
      </w:tr>
      <w:tr>
        <w:trPr>
          <w:cantSplit w:val="0"/>
          <w:trHeight w:val="845" w:hRule="atLeast"/>
          <w:tblHeader w:val="0"/>
        </w:trPr>
        <w:tc>
          <w:tcPr>
            <w:shd w:fill="f2f2f2"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RF-PER-02</w:t>
            </w:r>
          </w:p>
        </w:tc>
        <w:tc>
          <w:tcPr>
            <w:shd w:fill="f2f2f2"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Perfil de Usuario</w:t>
            </w:r>
          </w:p>
        </w:tc>
        <w:tc>
          <w:tcPr>
            <w:shd w:fill="f2f2f2"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almacenar la información del perfil en PostgreSQL con cifrado de columnas sensibles (ej. medicación).</w:t>
            </w:r>
          </w:p>
        </w:tc>
      </w:tr>
      <w:tr>
        <w:trPr>
          <w:cantSplit w:val="0"/>
          <w:trHeight w:val="845" w:hRule="atLeast"/>
          <w:tblHeader w:val="0"/>
        </w:trPr>
        <w:tc>
          <w:tcPr>
            <w:shd w:fill="f2f2f2" w:val="cle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RF-PER-03</w:t>
            </w:r>
          </w:p>
        </w:tc>
        <w:tc>
          <w:tcPr>
            <w:shd w:fill="f2f2f2"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Perfil de Usuario</w:t>
            </w:r>
          </w:p>
        </w:tc>
        <w:tc>
          <w:tcPr>
            <w:shd w:fill="f2f2f2"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permitir al paciente visualizar y descargar su código QR en formato imagen.</w:t>
            </w:r>
          </w:p>
        </w:tc>
      </w:tr>
      <w:tr>
        <w:trPr>
          <w:cantSplit w:val="0"/>
          <w:trHeight w:val="845" w:hRule="atLeast"/>
          <w:tblHeader w:val="0"/>
        </w:trPr>
        <w:tc>
          <w:tcPr>
            <w:shd w:fill="f2f2f2"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RF-PER-04</w:t>
            </w:r>
          </w:p>
        </w:tc>
        <w:tc>
          <w:tcPr>
            <w:shd w:fill="f2f2f2"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Perfil de Usuario</w:t>
            </w:r>
          </w:p>
        </w:tc>
        <w:tc>
          <w:tcPr>
            <w:shd w:fill="f2f2f2"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permitir al paciente revocar su token QR en cualquier momento, invalidando el acceso a su perfil de emergencia.</w:t>
            </w:r>
          </w:p>
        </w:tc>
      </w:tr>
      <w:tr>
        <w:trPr>
          <w:cantSplit w:val="0"/>
          <w:trHeight w:val="845" w:hRule="atLeast"/>
          <w:tblHeader w:val="0"/>
        </w:trPr>
        <w:tc>
          <w:tcPr>
            <w:shd w:fill="f2f2f2"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RF-QR-01</w:t>
            </w:r>
          </w:p>
        </w:tc>
        <w:tc>
          <w:tcPr>
            <w:shd w:fill="f2f2f2"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Gestión de QR</w:t>
            </w:r>
          </w:p>
        </w:tc>
        <w:tc>
          <w:tcPr>
            <w:shd w:fill="f2f2f2"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generar un código QR único por cada paciente, codificando un slug seguro y la URL pública de su perfil de emergencia.</w:t>
            </w:r>
          </w:p>
        </w:tc>
      </w:tr>
      <w:tr>
        <w:trPr>
          <w:cantSplit w:val="0"/>
          <w:trHeight w:val="845" w:hRule="atLeast"/>
          <w:tblHeader w:val="0"/>
        </w:trPr>
        <w:tc>
          <w:tcPr>
            <w:shd w:fill="f2f2f2"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RF-QR-02</w:t>
            </w:r>
          </w:p>
        </w:tc>
        <w:tc>
          <w:tcPr>
            <w:shd w:fill="f2f2f2" w:val="cle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Gestión de QR</w:t>
            </w:r>
          </w:p>
        </w:tc>
        <w:tc>
          <w:tcPr>
            <w:shd w:fill="f2f2f2"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código QR deberá ser de alta resolución y legible por cualquier lector de QR estándar.</w:t>
            </w:r>
          </w:p>
        </w:tc>
      </w:tr>
      <w:tr>
        <w:trPr>
          <w:cantSplit w:val="0"/>
          <w:trHeight w:val="845" w:hRule="atLeast"/>
          <w:tblHeader w:val="0"/>
        </w:trPr>
        <w:tc>
          <w:tcPr>
            <w:shd w:fill="f2f2f2"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RF-EME-01</w:t>
            </w:r>
          </w:p>
        </w:tc>
        <w:tc>
          <w:tcPr>
            <w:shd w:fill="f2f2f2" w:val="cle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Interfaz de Emergencia</w:t>
            </w:r>
          </w:p>
        </w:tc>
        <w:tc>
          <w:tcPr>
            <w:shd w:fill="f2f2f2"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mostrar una página pública al escanear el QR con: alias, alertas críticas (destacadas), y contactos ICE.</w:t>
            </w:r>
          </w:p>
        </w:tc>
      </w:tr>
      <w:tr>
        <w:trPr>
          <w:cantSplit w:val="0"/>
          <w:trHeight w:val="845" w:hRule="atLeast"/>
          <w:tblHeader w:val="0"/>
        </w:trPr>
        <w:tc>
          <w:tcPr>
            <w:shd w:fill="f2f2f2"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f1115"/>
                <w:sz w:val="24"/>
                <w:szCs w:val="24"/>
                <w:u w:val="none"/>
                <w:shd w:fill="auto" w:val="clear"/>
                <w:vertAlign w:val="baseline"/>
                <w:rtl w:val="0"/>
              </w:rPr>
              <w:t xml:space="preserve">RF-EME-02</w:t>
            </w:r>
            <w:r w:rsidDel="00000000" w:rsidR="00000000" w:rsidRPr="00000000">
              <w:rPr>
                <w:rtl w:val="0"/>
              </w:rPr>
            </w:r>
          </w:p>
        </w:tc>
        <w:tc>
          <w:tcPr>
            <w:shd w:fill="f2f2f2"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f1115"/>
                <w:sz w:val="24"/>
                <w:szCs w:val="24"/>
                <w:u w:val="none"/>
                <w:shd w:fill="auto" w:val="clear"/>
                <w:vertAlign w:val="baseline"/>
                <w:rtl w:val="0"/>
              </w:rPr>
              <w:t xml:space="preserve">Interfaz de Emergencia</w:t>
            </w:r>
            <w:r w:rsidDel="00000000" w:rsidR="00000000" w:rsidRPr="00000000">
              <w:rPr>
                <w:rtl w:val="0"/>
              </w:rPr>
            </w:r>
          </w:p>
        </w:tc>
        <w:tc>
          <w:tcPr>
            <w:shd w:fill="f2f2f2"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f1115"/>
                <w:sz w:val="24"/>
                <w:szCs w:val="24"/>
                <w:u w:val="none"/>
                <w:shd w:fill="auto" w:val="clear"/>
                <w:vertAlign w:val="baseline"/>
                <w:rtl w:val="0"/>
              </w:rPr>
              <w:t xml:space="preserve">La página de emergencia deberá incluir un botón "Alerta SAME" que capture la ubicación GPS y envíe el perfil médico a los servicios de emergencia.</w:t>
            </w:r>
            <w:r w:rsidDel="00000000" w:rsidR="00000000" w:rsidRPr="00000000">
              <w:rPr>
                <w:rtl w:val="0"/>
              </w:rPr>
            </w:r>
          </w:p>
        </w:tc>
      </w:tr>
      <w:tr>
        <w:trPr>
          <w:cantSplit w:val="0"/>
          <w:trHeight w:val="845" w:hRule="atLeast"/>
          <w:tblHeader w:val="0"/>
        </w:trPr>
        <w:tc>
          <w:tcPr>
            <w:shd w:fill="f2f2f2"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f1115"/>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RF-EME-03</w:t>
            </w:r>
            <w:r w:rsidDel="00000000" w:rsidR="00000000" w:rsidRPr="00000000">
              <w:rPr>
                <w:rtl w:val="0"/>
              </w:rPr>
            </w:r>
          </w:p>
        </w:tc>
        <w:tc>
          <w:tcPr>
            <w:shd w:fill="f2f2f2"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f1115"/>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Interfaz de Emergencia</w:t>
            </w:r>
            <w:r w:rsidDel="00000000" w:rsidR="00000000" w:rsidRPr="00000000">
              <w:rPr>
                <w:rtl w:val="0"/>
              </w:rPr>
            </w:r>
          </w:p>
        </w:tc>
        <w:tc>
          <w:tcPr>
            <w:shd w:fill="f2f2f2"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f1115"/>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página de emergencia deberá incluir un botón "Alerta a Contacto de Emergencia" que envíe la ubicación y un aviso al círculo íntimo del paciente.</w:t>
            </w:r>
            <w:r w:rsidDel="00000000" w:rsidR="00000000" w:rsidRPr="00000000">
              <w:rPr>
                <w:rtl w:val="0"/>
              </w:rPr>
            </w:r>
          </w:p>
        </w:tc>
      </w:tr>
      <w:tr>
        <w:trPr>
          <w:cantSplit w:val="0"/>
          <w:trHeight w:val="845" w:hRule="atLeast"/>
          <w:tblHeader w:val="0"/>
        </w:trPr>
        <w:tc>
          <w:tcPr>
            <w:shd w:fill="f2f2f2" w:val="cle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RF-EME-04</w:t>
            </w:r>
          </w:p>
        </w:tc>
        <w:tc>
          <w:tcPr>
            <w:shd w:fill="f2f2f2" w:val="cle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Interfaz de Emergencia</w:t>
            </w:r>
          </w:p>
        </w:tc>
        <w:tc>
          <w:tcPr>
            <w:shd w:fill="f2f2f2"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página deberá mostrar los artículos 34 y 108 del Código Penal como respaldo legal para el interviniente.</w:t>
            </w:r>
          </w:p>
        </w:tc>
      </w:tr>
      <w:tr>
        <w:trPr>
          <w:cantSplit w:val="0"/>
          <w:trHeight w:val="845" w:hRule="atLeast"/>
          <w:tblHeader w:val="0"/>
        </w:trPr>
        <w:tc>
          <w:tcPr>
            <w:shd w:fill="f2f2f2"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RF-EME-05</w:t>
            </w:r>
          </w:p>
        </w:tc>
        <w:tc>
          <w:tcPr>
            <w:shd w:fill="f2f2f2" w:val="cle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Interfaz de Emergencia</w:t>
            </w:r>
          </w:p>
        </w:tc>
        <w:tc>
          <w:tcPr>
            <w:shd w:fill="f2f2f2" w:val="cle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implementar un fallback a llamada telefónica al 107 o 911 si falla la geolocalización o la conexión a internet.</w:t>
            </w:r>
          </w:p>
        </w:tc>
      </w:tr>
      <w:tr>
        <w:trPr>
          <w:cantSplit w:val="0"/>
          <w:trHeight w:val="845" w:hRule="atLeast"/>
          <w:tblHeader w:val="0"/>
        </w:trPr>
        <w:tc>
          <w:tcPr>
            <w:shd w:fill="f2f2f2"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RF-API-01</w:t>
            </w:r>
          </w:p>
        </w:tc>
        <w:tc>
          <w:tcPr>
            <w:shd w:fill="f2f2f2"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API Institucional</w:t>
            </w:r>
          </w:p>
        </w:tc>
        <w:tc>
          <w:tcPr>
            <w:shd w:fill="f2f2f2"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exponer endpoints REST con autenticación JWT para que el personal de salud certificado acceda a datos extendidos (grupo sanguíneo, estudios).</w:t>
            </w:r>
          </w:p>
        </w:tc>
      </w:tr>
      <w:tr>
        <w:trPr>
          <w:cantSplit w:val="0"/>
          <w:trHeight w:val="845" w:hRule="atLeast"/>
          <w:tblHeader w:val="0"/>
        </w:trPr>
        <w:tc>
          <w:tcPr>
            <w:shd w:fill="f2f2f2"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RF-API-02</w:t>
            </w:r>
          </w:p>
        </w:tc>
        <w:tc>
          <w:tcPr>
            <w:shd w:fill="f2f2f2"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API Institucional</w:t>
            </w:r>
          </w:p>
        </w:tc>
        <w:tc>
          <w:tcPr>
            <w:shd w:fill="f2f2f2"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Las API deberán validar el rol del usuario antes de devolver cualquier dato, aplicando las políticas RLS.</w:t>
            </w:r>
          </w:p>
        </w:tc>
      </w:tr>
      <w:tr>
        <w:trPr>
          <w:cantSplit w:val="0"/>
          <w:trHeight w:val="845" w:hRule="atLeast"/>
          <w:tblHeader w:val="0"/>
        </w:trPr>
        <w:tc>
          <w:tcPr>
            <w:shd w:fill="f2f2f2"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RF-API-03</w:t>
            </w:r>
          </w:p>
        </w:tc>
        <w:tc>
          <w:tcPr>
            <w:shd w:fill="f2f2f2"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API Institucional</w:t>
            </w:r>
          </w:p>
        </w:tc>
        <w:tc>
          <w:tcPr>
            <w:shd w:fill="f2f2f2"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generar URLs firmadas desde MinIO para que el médico pueda descargar estudios o radiografías con validez limitada (5 minutos).</w:t>
            </w:r>
          </w:p>
        </w:tc>
      </w:tr>
      <w:tr>
        <w:trPr>
          <w:cantSplit w:val="0"/>
          <w:trHeight w:val="845" w:hRule="atLeast"/>
          <w:tblHeader w:val="0"/>
        </w:trPr>
        <w:tc>
          <w:tcPr>
            <w:shd w:fill="f2f2f2"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RF-DASH-01</w:t>
            </w:r>
          </w:p>
        </w:tc>
        <w:tc>
          <w:tcPr>
            <w:shd w:fill="f2f2f2"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Dashboards Institucionales</w:t>
            </w:r>
          </w:p>
        </w:tc>
        <w:tc>
          <w:tcPr>
            <w:shd w:fill="f2f2f2"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proporcionar dashboards en Grafana para obras sociales y hospitales, mostrando mapas de calor de incidentes y estadísticas de afecciones.</w:t>
            </w:r>
          </w:p>
        </w:tc>
      </w:tr>
      <w:tr>
        <w:trPr>
          <w:cantSplit w:val="0"/>
          <w:trHeight w:val="845" w:hRule="atLeast"/>
          <w:tblHeader w:val="0"/>
        </w:trPr>
        <w:tc>
          <w:tcPr>
            <w:shd w:fill="f2f2f2"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RF-DASH-02</w:t>
            </w:r>
          </w:p>
        </w:tc>
        <w:tc>
          <w:tcPr>
            <w:shd w:fill="f2f2f2"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Dashboards Institucionales</w:t>
            </w:r>
          </w:p>
        </w:tc>
        <w:tc>
          <w:tcPr>
            <w:shd w:fill="f2f2f2"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dashboards deberán permitir filtros por fecha, zona geográfica y tipo de afección.</w:t>
            </w:r>
          </w:p>
        </w:tc>
      </w:tr>
      <w:tr>
        <w:trPr>
          <w:cantSplit w:val="0"/>
          <w:trHeight w:val="845" w:hRule="atLeast"/>
          <w:tblHeader w:val="0"/>
        </w:trPr>
        <w:tc>
          <w:tcPr>
            <w:shd w:fill="f2f2f2"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RF-DASH-03</w:t>
            </w:r>
          </w:p>
        </w:tc>
        <w:tc>
          <w:tcPr>
            <w:shd w:fill="f2f2f2"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Dashboards Institucionales</w:t>
            </w:r>
          </w:p>
        </w:tc>
        <w:tc>
          <w:tcPr>
            <w:shd w:fill="f2f2f2"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datos mostrados en los dashboards deberán ser anonimizados, cumpliendo con la Ley 25.326.</w:t>
            </w:r>
          </w:p>
        </w:tc>
      </w:tr>
      <w:tr>
        <w:trPr>
          <w:cantSplit w:val="0"/>
          <w:trHeight w:val="845" w:hRule="atLeast"/>
          <w:tblHeader w:val="0"/>
        </w:trPr>
        <w:tc>
          <w:tcPr>
            <w:shd w:fill="f2f2f2"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RF-AUD-01</w:t>
            </w:r>
          </w:p>
        </w:tc>
        <w:tc>
          <w:tcPr>
            <w:shd w:fill="f2f2f2"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Auditoría y Logs</w:t>
            </w:r>
          </w:p>
        </w:tc>
        <w:tc>
          <w:tcPr>
            <w:shd w:fill="f2f2f2"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registrar en una tabla de logs cada acceso a los perfiles de emergencia, incluyendo: usuario, IP, fecha, hora y acción realizada.</w:t>
            </w:r>
          </w:p>
        </w:tc>
      </w:tr>
      <w:tr>
        <w:trPr>
          <w:cantSplit w:val="0"/>
          <w:trHeight w:val="845" w:hRule="atLeast"/>
          <w:tblHeader w:val="0"/>
        </w:trPr>
        <w:tc>
          <w:tcPr>
            <w:shd w:fill="f2f2f2"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RF-AUD-02</w:t>
            </w:r>
          </w:p>
        </w:tc>
        <w:tc>
          <w:tcPr>
            <w:shd w:fill="f2f2f2"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Auditoría y Logs</w:t>
            </w:r>
          </w:p>
        </w:tc>
        <w:tc>
          <w:tcPr>
            <w:shd w:fill="f2f2f2"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Los logs deberán ser accesibles solo para administradores y para auditorías externas con autorización expresa.</w:t>
            </w:r>
          </w:p>
        </w:tc>
      </w:tr>
      <w:tr>
        <w:trPr>
          <w:cantSplit w:val="0"/>
          <w:trHeight w:val="845" w:hRule="atLeast"/>
          <w:tblHeader w:val="0"/>
        </w:trPr>
        <w:tc>
          <w:tcPr>
            <w:shd w:fill="f2f2f2"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RF-GEO-01</w:t>
            </w:r>
          </w:p>
        </w:tc>
        <w:tc>
          <w:tcPr>
            <w:shd w:fill="f2f2f2"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Geolocalización</w:t>
            </w:r>
          </w:p>
        </w:tc>
        <w:tc>
          <w:tcPr>
            <w:shd w:fill="f2f2f2" w:val="cle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capturar la ubicación GPS del dispositivo únicamente cuando el usuario presione un botón de alerta o escanee un QR (geolocalización reactiva).</w:t>
            </w:r>
          </w:p>
        </w:tc>
      </w:tr>
      <w:tr>
        <w:trPr>
          <w:cantSplit w:val="0"/>
          <w:trHeight w:val="845" w:hRule="atLeast"/>
          <w:tblHeader w:val="0"/>
        </w:trPr>
        <w:tc>
          <w:tcPr>
            <w:shd w:fill="f2f2f2" w:val="cle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RF-GEO-02</w:t>
            </w:r>
          </w:p>
        </w:tc>
        <w:tc>
          <w:tcPr>
            <w:shd w:fill="f2f2f2"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Geolocalización</w:t>
            </w:r>
          </w:p>
        </w:tc>
        <w:tc>
          <w:tcPr>
            <w:shd w:fill="f2f2f2"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almacenar las coordenadas en PostGIS para su posterior análisis geoespacial.</w:t>
            </w:r>
          </w:p>
        </w:tc>
      </w:tr>
      <w:tr>
        <w:trPr>
          <w:cantSplit w:val="0"/>
          <w:trHeight w:val="845" w:hRule="atLeast"/>
          <w:tblHeader w:val="0"/>
        </w:trPr>
        <w:tc>
          <w:tcPr>
            <w:shd w:fill="f2f2f2"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RF-MON-01</w:t>
            </w:r>
          </w:p>
        </w:tc>
        <w:tc>
          <w:tcPr>
            <w:shd w:fill="f2f2f2"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Monitorización</w:t>
            </w:r>
          </w:p>
        </w:tc>
        <w:tc>
          <w:tcPr>
            <w:shd w:fill="f2f2f2"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sistema deberá recopilar métricas de rendimiento (tiempos de respuesta, errores, uso de CPU) mediante Prometheus.</w:t>
            </w:r>
          </w:p>
        </w:tc>
      </w:tr>
      <w:tr>
        <w:trPr>
          <w:cantSplit w:val="0"/>
          <w:trHeight w:val="845" w:hRule="atLeast"/>
          <w:tblHeader w:val="0"/>
        </w:trPr>
        <w:tc>
          <w:tcPr>
            <w:shd w:fill="f2f2f2"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RF-MON-02</w:t>
            </w:r>
          </w:p>
        </w:tc>
        <w:tc>
          <w:tcPr>
            <w:shd w:fill="f2f2f2"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428" w:right="638"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Monitorización</w:t>
            </w:r>
          </w:p>
        </w:tc>
        <w:tc>
          <w:tcPr>
            <w:shd w:fill="f2f2f2"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6.99999999999994" w:lineRule="auto"/>
              <w:ind w:left="520" w:right="18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Grafana deberá mostrar dashboards técnicos para el equipo de desarrollo y dashboards de negocio para las instituciones.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sz w:val="24"/>
          <w:szCs w:val="24"/>
        </w:rPr>
        <w:sectPr>
          <w:type w:val="nextPage"/>
          <w:pgSz w:h="16840" w:w="11920" w:orient="portrait"/>
          <w:pgMar w:bottom="1267" w:top="1742" w:left="1411" w:right="288" w:header="706" w:footer="1066"/>
        </w:sectPr>
      </w:pPr>
      <w:r w:rsidDel="00000000" w:rsidR="00000000" w:rsidRPr="00000000">
        <w:rPr>
          <w:rtl w:val="0"/>
        </w:rPr>
      </w:r>
    </w:p>
    <w:p w:rsidR="00000000" w:rsidDel="00000000" w:rsidP="00000000" w:rsidRDefault="00000000" w:rsidRPr="00000000" w14:paraId="000001C0">
      <w:pPr>
        <w:tabs>
          <w:tab w:val="left" w:leader="none" w:pos="743"/>
        </w:tabs>
        <w:rPr/>
      </w:pPr>
      <w:r w:rsidDel="00000000" w:rsidR="00000000" w:rsidRPr="00000000">
        <w:rPr>
          <w:rtl w:val="0"/>
        </w:rPr>
      </w:r>
    </w:p>
    <w:sectPr>
      <w:headerReference r:id="rId30" w:type="default"/>
      <w:type w:val="nextPage"/>
      <w:pgSz w:h="16840" w:w="11920" w:orient="portrait"/>
      <w:pgMar w:bottom="1260" w:top="1560" w:left="1133" w:right="283" w:header="705" w:footer="106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 G" w:id="4" w:date="2026-08-25T18:25:21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los escuché en la clases asocio la idea, pero si leyera por primera vez es muy difícil imaginar de qué se trata exactamente... falta pulir este párrafo... tengan en cuenta: AyudAPI es una plataforma de asistencia ante emergencias médicas en la vía pública. Mediante un código QR accesible en soportes físicos (pulseras, tarjetas o adhesivos), permite que cualquier transeúnte o personal de salud escanee el código desde su propio celular para acceder al instante a la información médica crítica de una persona descompensada o accidentada, eliminando la barrera de no poder acceder a un teléfono bloqueado.... sumé lo de transeunte y via pública que me parece fundamental y no está escrito... per hay que seguir desarrollando la idea</w:t>
      </w:r>
    </w:p>
  </w:comment>
  <w:comment w:author="Cris G" w:id="7" w:date="2026-08-25T18:38:31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imagino que esta es una lista general de requisto y que luego irán desarrollando cada uno</w:t>
      </w:r>
    </w:p>
  </w:comment>
  <w:comment w:author="Cris G" w:id="5" w:date="2026-08-25T18:21:14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traten que la fuente y el tamaño elegido sea similar al que pongo aquí de ejemplo Arial 11... puede ser cualquier otra fuente, pero traten  que no sea tan grande</w:t>
      </w:r>
    </w:p>
  </w:comment>
  <w:comment w:author="Cris G" w:id="3" w:date="2026-08-25T18:27:17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a la definición</w:t>
      </w:r>
    </w:p>
  </w:comment>
  <w:comment w:author="Cris G" w:id="0" w:date="2026-08-25T18:21:41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vi el historial de interacción con la IA ni vi un trabajo en capas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usan marcadores con tanta frecuencia?</w:t>
      </w:r>
    </w:p>
  </w:comment>
  <w:comment w:author="Cris G" w:id="1" w:date="2026-08-25T18:23:33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citen el estándar</w:t>
      </w:r>
    </w:p>
  </w:comment>
  <w:comment w:author="Cris G" w:id="6" w:date="2026-08-25T18:37:15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una gráfica aquí</w:t>
      </w:r>
    </w:p>
  </w:comment>
  <w:comment w:author="Cris G" w:id="2" w:date="2026-08-25T18:24:1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ecosistema?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8" w15:done="0"/>
  <w15:commentEx w15:paraId="000001C9" w15:done="0"/>
  <w15:commentEx w15:paraId="000001CA" w15:done="0"/>
  <w15:commentEx w15:paraId="000001CB" w15:done="0"/>
  <w15:commentEx w15:paraId="000001CE" w15:done="0"/>
  <w15:commentEx w15:paraId="000001CF" w15:done="0"/>
  <w15:commentEx w15:paraId="000001D0" w15:done="0"/>
  <w15:commentEx w15:paraId="000001D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Unicode MS"/>
  <w:font w:name="Cambria"/>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3005455</wp:posOffset>
              </wp:positionH>
              <wp:positionV relativeFrom="page">
                <wp:posOffset>327654</wp:posOffset>
              </wp:positionV>
              <wp:extent cx="1419225" cy="358140"/>
              <wp:effectExtent b="0" l="0" r="0" t="0"/>
              <wp:wrapNone/>
              <wp:docPr id="2082929487" name=""/>
              <a:graphic>
                <a:graphicData uri="http://schemas.microsoft.com/office/word/2010/wordprocessingShape">
                  <wps:wsp>
                    <wps:cNvSpPr/>
                    <wps:cNvPr id="3" name="Shape 3"/>
                    <wps:spPr>
                      <a:xfrm>
                        <a:off x="4641150" y="3605693"/>
                        <a:ext cx="1409700" cy="348615"/>
                      </a:xfrm>
                      <a:prstGeom prst="rect">
                        <a:avLst/>
                      </a:prstGeom>
                      <a:noFill/>
                      <a:ln>
                        <a:noFill/>
                      </a:ln>
                    </wps:spPr>
                    <wps:txbx>
                      <w:txbxContent>
                        <w:p w:rsidR="00000000" w:rsidDel="00000000" w:rsidP="00000000" w:rsidRDefault="00000000" w:rsidRPr="00000000">
                          <w:pPr>
                            <w:spacing w:after="0" w:before="0" w:line="547.0000076293945"/>
                            <w:ind w:left="20" w:right="0" w:firstLine="20"/>
                            <w:jc w:val="left"/>
                            <w:textDirection w:val="btLr"/>
                          </w:pPr>
                          <w:r w:rsidDel="00000000" w:rsidR="00000000" w:rsidRPr="00000000">
                            <w:rPr>
                              <w:rFonts w:ascii="Tahoma" w:cs="Tahoma" w:eastAsia="Tahoma" w:hAnsi="Tahoma"/>
                              <w:b w:val="0"/>
                              <w:i w:val="0"/>
                              <w:smallCaps w:val="0"/>
                              <w:strike w:val="0"/>
                              <w:color w:val="000000"/>
                              <w:sz w:val="53"/>
                              <w:vertAlign w:val="baseline"/>
                            </w:rPr>
                            <w:t xml:space="preserve">AyudAPI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3005455</wp:posOffset>
              </wp:positionH>
              <wp:positionV relativeFrom="page">
                <wp:posOffset>327654</wp:posOffset>
              </wp:positionV>
              <wp:extent cx="1419225" cy="358140"/>
              <wp:effectExtent b="0" l="0" r="0" t="0"/>
              <wp:wrapNone/>
              <wp:docPr id="208292948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419225" cy="358140"/>
                      </a:xfrm>
                      <a:prstGeom prst="rect"/>
                      <a:ln/>
                    </pic:spPr>
                  </pic:pic>
                </a:graphicData>
              </a:graphic>
            </wp:anchor>
          </w:drawing>
        </mc:Fallback>
      </mc:AlternateConten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952500</wp:posOffset>
              </wp:positionH>
              <wp:positionV relativeFrom="page">
                <wp:posOffset>977898</wp:posOffset>
              </wp:positionV>
              <wp:extent cx="1270" cy="12700"/>
              <wp:effectExtent b="0" l="0" r="0" t="0"/>
              <wp:wrapNone/>
              <wp:docPr id="2082929489" name=""/>
              <a:graphic>
                <a:graphicData uri="http://schemas.microsoft.com/office/word/2010/wordprocessingShape">
                  <wps:wsp>
                    <wps:cNvSpPr/>
                    <wps:cNvPr id="5" name="Shape 5"/>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952500</wp:posOffset>
              </wp:positionH>
              <wp:positionV relativeFrom="page">
                <wp:posOffset>977898</wp:posOffset>
              </wp:positionV>
              <wp:extent cx="1270" cy="12700"/>
              <wp:effectExtent b="0" l="0" r="0" t="0"/>
              <wp:wrapNone/>
              <wp:docPr id="208292948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posOffset>465138</wp:posOffset>
              </wp:positionV>
              <wp:extent cx="1419225" cy="358140"/>
              <wp:effectExtent b="0" l="0" r="0" t="0"/>
              <wp:wrapNone/>
              <wp:docPr id="2082929490" name=""/>
              <a:graphic>
                <a:graphicData uri="http://schemas.microsoft.com/office/word/2010/wordprocessingShape">
                  <wps:wsp>
                    <wps:cNvSpPr/>
                    <wps:cNvPr id="3" name="Shape 3"/>
                    <wps:spPr>
                      <a:xfrm>
                        <a:off x="4641150" y="3605693"/>
                        <a:ext cx="1409700" cy="348615"/>
                      </a:xfrm>
                      <a:prstGeom prst="rect">
                        <a:avLst/>
                      </a:prstGeom>
                      <a:noFill/>
                      <a:ln>
                        <a:noFill/>
                      </a:ln>
                    </wps:spPr>
                    <wps:txbx>
                      <w:txbxContent>
                        <w:p w:rsidR="00000000" w:rsidDel="00000000" w:rsidP="00000000" w:rsidRDefault="00000000" w:rsidRPr="00000000">
                          <w:pPr>
                            <w:spacing w:after="0" w:before="0" w:line="547.0000076293945"/>
                            <w:ind w:left="20" w:right="0" w:firstLine="20"/>
                            <w:jc w:val="left"/>
                            <w:textDirection w:val="btLr"/>
                          </w:pPr>
                          <w:r w:rsidDel="00000000" w:rsidR="00000000" w:rsidRPr="00000000">
                            <w:rPr>
                              <w:rFonts w:ascii="Tahoma" w:cs="Tahoma" w:eastAsia="Tahoma" w:hAnsi="Tahoma"/>
                              <w:b w:val="0"/>
                              <w:i w:val="0"/>
                              <w:smallCaps w:val="0"/>
                              <w:strike w:val="0"/>
                              <w:color w:val="000000"/>
                              <w:sz w:val="53"/>
                              <w:vertAlign w:val="baseline"/>
                            </w:rPr>
                            <w:t xml:space="preserve">AyudAPI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465138</wp:posOffset>
              </wp:positionV>
              <wp:extent cx="1419225" cy="358140"/>
              <wp:effectExtent b="0" l="0" r="0" t="0"/>
              <wp:wrapNone/>
              <wp:docPr id="208292949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419225" cy="358140"/>
                      </a:xfrm>
                      <a:prstGeom prst="rect"/>
                      <a:ln/>
                    </pic:spPr>
                  </pic:pic>
                </a:graphicData>
              </a:graphic>
            </wp:anchor>
          </w:drawing>
        </mc:Fallback>
      </mc:AlternateConten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952500</wp:posOffset>
              </wp:positionH>
              <wp:positionV relativeFrom="page">
                <wp:posOffset>977959</wp:posOffset>
              </wp:positionV>
              <wp:extent cx="1270" cy="12700"/>
              <wp:effectExtent b="0" l="0" r="0" t="0"/>
              <wp:wrapNone/>
              <wp:docPr id="2082929486" name=""/>
              <a:graphic>
                <a:graphicData uri="http://schemas.microsoft.com/office/word/2010/wordprocessingShape">
                  <wps:wsp>
                    <wps:cNvSpPr/>
                    <wps:cNvPr id="2" name="Shape 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952500</wp:posOffset>
              </wp:positionH>
              <wp:positionV relativeFrom="page">
                <wp:posOffset>977959</wp:posOffset>
              </wp:positionV>
              <wp:extent cx="1270" cy="12700"/>
              <wp:effectExtent b="0" l="0" r="0" t="0"/>
              <wp:wrapNone/>
              <wp:docPr id="208292948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952500</wp:posOffset>
              </wp:positionH>
              <wp:positionV relativeFrom="page">
                <wp:posOffset>977959</wp:posOffset>
              </wp:positionV>
              <wp:extent cx="1270" cy="12700"/>
              <wp:effectExtent b="0" l="0" r="0" t="0"/>
              <wp:wrapNone/>
              <wp:docPr id="2082929488" name=""/>
              <a:graphic>
                <a:graphicData uri="http://schemas.microsoft.com/office/word/2010/wordprocessingShape">
                  <wps:wsp>
                    <wps:cNvSpPr/>
                    <wps:cNvPr id="4" name="Shape 4"/>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952500</wp:posOffset>
              </wp:positionH>
              <wp:positionV relativeFrom="page">
                <wp:posOffset>977959</wp:posOffset>
              </wp:positionV>
              <wp:extent cx="1270" cy="12700"/>
              <wp:effectExtent b="0" l="0" r="0" t="0"/>
              <wp:wrapNone/>
              <wp:docPr id="208292948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27" w:hanging="360"/>
      </w:pPr>
      <w:rPr>
        <w:rFonts w:ascii="Arial" w:cs="Arial" w:eastAsia="Arial" w:hAnsi="Arial"/>
      </w:rPr>
    </w:lvl>
    <w:lvl w:ilvl="1">
      <w:start w:val="0"/>
      <w:numFmt w:val="bullet"/>
      <w:lvlText w:val="•"/>
      <w:lvlJc w:val="left"/>
      <w:pPr>
        <w:ind w:left="1968" w:hanging="360"/>
      </w:pPr>
      <w:rPr/>
    </w:lvl>
    <w:lvl w:ilvl="2">
      <w:start w:val="0"/>
      <w:numFmt w:val="bullet"/>
      <w:lvlText w:val="•"/>
      <w:lvlJc w:val="left"/>
      <w:pPr>
        <w:ind w:left="2916" w:hanging="360"/>
      </w:pPr>
      <w:rPr/>
    </w:lvl>
    <w:lvl w:ilvl="3">
      <w:start w:val="0"/>
      <w:numFmt w:val="bullet"/>
      <w:lvlText w:val="•"/>
      <w:lvlJc w:val="left"/>
      <w:pPr>
        <w:ind w:left="3865" w:hanging="360"/>
      </w:pPr>
      <w:rPr/>
    </w:lvl>
    <w:lvl w:ilvl="4">
      <w:start w:val="0"/>
      <w:numFmt w:val="bullet"/>
      <w:lvlText w:val="•"/>
      <w:lvlJc w:val="left"/>
      <w:pPr>
        <w:ind w:left="4813" w:hanging="360"/>
      </w:pPr>
      <w:rPr/>
    </w:lvl>
    <w:lvl w:ilvl="5">
      <w:start w:val="0"/>
      <w:numFmt w:val="bullet"/>
      <w:lvlText w:val="•"/>
      <w:lvlJc w:val="left"/>
      <w:pPr>
        <w:ind w:left="5762" w:hanging="360"/>
      </w:pPr>
      <w:rPr/>
    </w:lvl>
    <w:lvl w:ilvl="6">
      <w:start w:val="0"/>
      <w:numFmt w:val="bullet"/>
      <w:lvlText w:val="•"/>
      <w:lvlJc w:val="left"/>
      <w:pPr>
        <w:ind w:left="6710" w:hanging="360"/>
      </w:pPr>
      <w:rPr/>
    </w:lvl>
    <w:lvl w:ilvl="7">
      <w:start w:val="0"/>
      <w:numFmt w:val="bullet"/>
      <w:lvlText w:val="•"/>
      <w:lvlJc w:val="left"/>
      <w:pPr>
        <w:ind w:left="7658" w:hanging="360"/>
      </w:pPr>
      <w:rPr/>
    </w:lvl>
    <w:lvl w:ilvl="8">
      <w:start w:val="0"/>
      <w:numFmt w:val="bullet"/>
      <w:lvlText w:val="•"/>
      <w:lvlJc w:val="left"/>
      <w:pPr>
        <w:ind w:left="8607"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
      <w:lvlJc w:val="left"/>
      <w:pPr>
        <w:ind w:left="1027" w:hanging="360"/>
      </w:pPr>
      <w:rPr>
        <w:rFonts w:ascii="Tahoma" w:cs="Tahoma" w:eastAsia="Tahoma" w:hAnsi="Tahoma"/>
      </w:rPr>
    </w:lvl>
    <w:lvl w:ilvl="1">
      <w:start w:val="0"/>
      <w:numFmt w:val="bullet"/>
      <w:lvlText w:val="•"/>
      <w:lvlJc w:val="left"/>
      <w:pPr>
        <w:ind w:left="1968" w:hanging="360"/>
      </w:pPr>
      <w:rPr/>
    </w:lvl>
    <w:lvl w:ilvl="2">
      <w:start w:val="0"/>
      <w:numFmt w:val="bullet"/>
      <w:lvlText w:val="•"/>
      <w:lvlJc w:val="left"/>
      <w:pPr>
        <w:ind w:left="2916" w:hanging="360"/>
      </w:pPr>
      <w:rPr/>
    </w:lvl>
    <w:lvl w:ilvl="3">
      <w:start w:val="0"/>
      <w:numFmt w:val="bullet"/>
      <w:lvlText w:val="•"/>
      <w:lvlJc w:val="left"/>
      <w:pPr>
        <w:ind w:left="3865" w:hanging="360"/>
      </w:pPr>
      <w:rPr/>
    </w:lvl>
    <w:lvl w:ilvl="4">
      <w:start w:val="0"/>
      <w:numFmt w:val="bullet"/>
      <w:lvlText w:val="•"/>
      <w:lvlJc w:val="left"/>
      <w:pPr>
        <w:ind w:left="4813" w:hanging="360"/>
      </w:pPr>
      <w:rPr/>
    </w:lvl>
    <w:lvl w:ilvl="5">
      <w:start w:val="0"/>
      <w:numFmt w:val="bullet"/>
      <w:lvlText w:val="•"/>
      <w:lvlJc w:val="left"/>
      <w:pPr>
        <w:ind w:left="5762" w:hanging="360"/>
      </w:pPr>
      <w:rPr/>
    </w:lvl>
    <w:lvl w:ilvl="6">
      <w:start w:val="0"/>
      <w:numFmt w:val="bullet"/>
      <w:lvlText w:val="•"/>
      <w:lvlJc w:val="left"/>
      <w:pPr>
        <w:ind w:left="6710" w:hanging="360"/>
      </w:pPr>
      <w:rPr/>
    </w:lvl>
    <w:lvl w:ilvl="7">
      <w:start w:val="0"/>
      <w:numFmt w:val="bullet"/>
      <w:lvlText w:val="•"/>
      <w:lvlJc w:val="left"/>
      <w:pPr>
        <w:ind w:left="7658" w:hanging="360"/>
      </w:pPr>
      <w:rPr/>
    </w:lvl>
    <w:lvl w:ilvl="8">
      <w:start w:val="0"/>
      <w:numFmt w:val="bullet"/>
      <w:lvlText w:val="•"/>
      <w:lvlJc w:val="left"/>
      <w:pPr>
        <w:ind w:left="8607" w:hanging="360"/>
      </w:pPr>
      <w:rPr/>
    </w:lvl>
  </w:abstractNum>
  <w:abstractNum w:abstractNumId="4">
    <w:lvl w:ilvl="0">
      <w:start w:val="0"/>
      <w:numFmt w:val="bullet"/>
      <w:lvlText w:val="●"/>
      <w:lvlJc w:val="left"/>
      <w:pPr>
        <w:ind w:left="1027" w:hanging="360"/>
      </w:pPr>
      <w:rPr>
        <w:rFonts w:ascii="Tahoma" w:cs="Tahoma" w:eastAsia="Tahoma" w:hAnsi="Tahoma"/>
      </w:rPr>
    </w:lvl>
    <w:lvl w:ilvl="1">
      <w:start w:val="0"/>
      <w:numFmt w:val="bullet"/>
      <w:lvlText w:val="•"/>
      <w:lvlJc w:val="left"/>
      <w:pPr>
        <w:ind w:left="1968" w:hanging="360"/>
      </w:pPr>
      <w:rPr/>
    </w:lvl>
    <w:lvl w:ilvl="2">
      <w:start w:val="0"/>
      <w:numFmt w:val="bullet"/>
      <w:lvlText w:val="•"/>
      <w:lvlJc w:val="left"/>
      <w:pPr>
        <w:ind w:left="2916" w:hanging="360"/>
      </w:pPr>
      <w:rPr/>
    </w:lvl>
    <w:lvl w:ilvl="3">
      <w:start w:val="0"/>
      <w:numFmt w:val="bullet"/>
      <w:lvlText w:val="•"/>
      <w:lvlJc w:val="left"/>
      <w:pPr>
        <w:ind w:left="3865" w:hanging="360"/>
      </w:pPr>
      <w:rPr/>
    </w:lvl>
    <w:lvl w:ilvl="4">
      <w:start w:val="0"/>
      <w:numFmt w:val="bullet"/>
      <w:lvlText w:val="•"/>
      <w:lvlJc w:val="left"/>
      <w:pPr>
        <w:ind w:left="4813" w:hanging="360"/>
      </w:pPr>
      <w:rPr/>
    </w:lvl>
    <w:lvl w:ilvl="5">
      <w:start w:val="0"/>
      <w:numFmt w:val="bullet"/>
      <w:lvlText w:val="•"/>
      <w:lvlJc w:val="left"/>
      <w:pPr>
        <w:ind w:left="5762" w:hanging="360"/>
      </w:pPr>
      <w:rPr/>
    </w:lvl>
    <w:lvl w:ilvl="6">
      <w:start w:val="0"/>
      <w:numFmt w:val="bullet"/>
      <w:lvlText w:val="•"/>
      <w:lvlJc w:val="left"/>
      <w:pPr>
        <w:ind w:left="6710" w:hanging="360"/>
      </w:pPr>
      <w:rPr/>
    </w:lvl>
    <w:lvl w:ilvl="7">
      <w:start w:val="0"/>
      <w:numFmt w:val="bullet"/>
      <w:lvlText w:val="•"/>
      <w:lvlJc w:val="left"/>
      <w:pPr>
        <w:ind w:left="7658" w:hanging="360"/>
      </w:pPr>
      <w:rPr/>
    </w:lvl>
    <w:lvl w:ilvl="8">
      <w:start w:val="0"/>
      <w:numFmt w:val="bullet"/>
      <w:lvlText w:val="•"/>
      <w:lvlJc w:val="left"/>
      <w:pPr>
        <w:ind w:left="8607"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540"/>
      </w:pPr>
      <w:rPr>
        <w:sz w:val="48"/>
        <w:szCs w:val="48"/>
      </w:rPr>
    </w:lvl>
    <w:lvl w:ilvl="1">
      <w:start w:val="1"/>
      <w:numFmt w:val="lowerLetter"/>
      <w:lvlText w:val="%2."/>
      <w:lvlJc w:val="left"/>
      <w:pPr>
        <w:ind w:left="1463" w:hanging="360"/>
      </w:pPr>
      <w:rPr/>
    </w:lvl>
    <w:lvl w:ilvl="2">
      <w:start w:val="1"/>
      <w:numFmt w:val="lowerRoman"/>
      <w:lvlText w:val="%3."/>
      <w:lvlJc w:val="right"/>
      <w:pPr>
        <w:ind w:left="2183" w:hanging="180"/>
      </w:pPr>
      <w:rPr/>
    </w:lvl>
    <w:lvl w:ilvl="3">
      <w:start w:val="1"/>
      <w:numFmt w:val="decimal"/>
      <w:lvlText w:val="%4."/>
      <w:lvlJc w:val="left"/>
      <w:pPr>
        <w:ind w:left="2903" w:hanging="360"/>
      </w:pPr>
      <w:rPr/>
    </w:lvl>
    <w:lvl w:ilvl="4">
      <w:start w:val="1"/>
      <w:numFmt w:val="lowerLetter"/>
      <w:lvlText w:val="%5."/>
      <w:lvlJc w:val="left"/>
      <w:pPr>
        <w:ind w:left="3623" w:hanging="360"/>
      </w:pPr>
      <w:rPr/>
    </w:lvl>
    <w:lvl w:ilvl="5">
      <w:start w:val="1"/>
      <w:numFmt w:val="lowerRoman"/>
      <w:lvlText w:val="%6."/>
      <w:lvlJc w:val="right"/>
      <w:pPr>
        <w:ind w:left="4343" w:hanging="180"/>
      </w:pPr>
      <w:rPr/>
    </w:lvl>
    <w:lvl w:ilvl="6">
      <w:start w:val="1"/>
      <w:numFmt w:val="decimal"/>
      <w:lvlText w:val="%7."/>
      <w:lvlJc w:val="left"/>
      <w:pPr>
        <w:ind w:left="5063" w:hanging="360"/>
      </w:pPr>
      <w:rPr/>
    </w:lvl>
    <w:lvl w:ilvl="7">
      <w:start w:val="1"/>
      <w:numFmt w:val="lowerLetter"/>
      <w:lvlText w:val="%8."/>
      <w:lvlJc w:val="left"/>
      <w:pPr>
        <w:ind w:left="5783" w:hanging="360"/>
      </w:pPr>
      <w:rPr/>
    </w:lvl>
    <w:lvl w:ilvl="8">
      <w:start w:val="1"/>
      <w:numFmt w:val="lowerRoman"/>
      <w:lvlText w:val="%9."/>
      <w:lvlJc w:val="right"/>
      <w:pPr>
        <w:ind w:left="6503"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47" w:lineRule="auto"/>
      <w:ind w:left="20"/>
    </w:pPr>
    <w:rPr>
      <w:rFonts w:ascii="Tahoma" w:cs="Tahoma" w:eastAsia="Tahoma" w:hAnsi="Tahoma"/>
      <w:sz w:val="53"/>
      <w:szCs w:val="53"/>
    </w:rPr>
  </w:style>
  <w:style w:type="paragraph" w:styleId="Heading2">
    <w:name w:val="heading 2"/>
    <w:basedOn w:val="Normal"/>
    <w:next w:val="Normal"/>
    <w:pPr>
      <w:spacing w:before="285" w:lineRule="auto"/>
      <w:ind w:left="307" w:hanging="573"/>
    </w:pPr>
    <w:rPr>
      <w:rFonts w:ascii="Tahoma" w:cs="Tahoma" w:eastAsia="Tahoma" w:hAnsi="Tahoma"/>
      <w:b w:val="1"/>
      <w:bCs w:val="1"/>
      <w:sz w:val="48"/>
      <w:szCs w:val="48"/>
    </w:rPr>
  </w:style>
  <w:style w:type="paragraph" w:styleId="Heading3">
    <w:name w:val="heading 3"/>
    <w:basedOn w:val="Normal"/>
    <w:next w:val="Normal"/>
    <w:pPr>
      <w:spacing w:before="286" w:lineRule="auto"/>
      <w:ind w:left="1026" w:hanging="719"/>
    </w:pPr>
    <w:rPr>
      <w:rFonts w:ascii="Tahoma" w:cs="Tahoma" w:eastAsia="Tahoma" w:hAnsi="Tahoma"/>
      <w:b w:val="1"/>
      <w:bCs w:val="1"/>
      <w:sz w:val="36"/>
      <w:szCs w:val="36"/>
    </w:rPr>
  </w:style>
  <w:style w:type="paragraph" w:styleId="Heading4">
    <w:name w:val="heading 4"/>
    <w:basedOn w:val="Normal"/>
    <w:next w:val="Normal"/>
    <w:pPr>
      <w:spacing w:before="286" w:lineRule="auto"/>
      <w:ind w:left="1"/>
    </w:pPr>
    <w:rPr>
      <w:rFonts w:ascii="Tahoma" w:cs="Tahoma" w:eastAsia="Tahoma" w:hAnsi="Tahoma"/>
      <w:b w:val="1"/>
      <w:bCs w:val="1"/>
      <w:sz w:val="32"/>
      <w:szCs w:val="32"/>
    </w:rPr>
  </w:style>
  <w:style w:type="paragraph" w:styleId="Heading5">
    <w:name w:val="heading 5"/>
    <w:basedOn w:val="Normal"/>
    <w:next w:val="Normal"/>
    <w:pPr>
      <w:spacing w:before="286" w:lineRule="auto"/>
      <w:ind w:left="1" w:right="863"/>
      <w:jc w:val="center"/>
    </w:pPr>
    <w:rPr>
      <w:rFonts w:ascii="Tahoma" w:cs="Tahoma" w:eastAsia="Tahoma" w:hAnsi="Tahoma"/>
      <w:b w:val="1"/>
      <w:bCs w:val="1"/>
      <w:sz w:val="30"/>
      <w:szCs w:val="30"/>
    </w:rPr>
  </w:style>
  <w:style w:type="paragraph" w:styleId="Heading6">
    <w:name w:val="heading 6"/>
    <w:basedOn w:val="Normal"/>
    <w:next w:val="Normal"/>
    <w:pPr>
      <w:spacing w:before="200" w:lineRule="auto"/>
      <w:ind w:left="307"/>
    </w:pPr>
    <w:rPr>
      <w:rFonts w:ascii="Tahoma" w:cs="Tahoma" w:eastAsia="Tahoma" w:hAnsi="Tahoma"/>
      <w:b w:val="1"/>
      <w:bCs w:val="1"/>
      <w:sz w:val="28"/>
      <w:szCs w:val="28"/>
    </w:rPr>
  </w:style>
  <w:style w:type="paragraph" w:styleId="Title">
    <w:name w:val="Title"/>
    <w:basedOn w:val="Normal"/>
    <w:next w:val="Normal"/>
    <w:pPr>
      <w:spacing w:before="269" w:lineRule="auto"/>
      <w:ind w:left="89" w:right="863"/>
      <w:jc w:val="center"/>
    </w:pPr>
    <w:rPr>
      <w:rFonts w:ascii="Tahoma" w:cs="Tahoma" w:eastAsia="Tahoma" w:hAnsi="Tahoma"/>
      <w:sz w:val="161"/>
      <w:szCs w:val="16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70"/>
      <w:ind w:left="307"/>
    </w:pPr>
    <w:rPr>
      <w:sz w:val="28"/>
      <w:szCs w:val="28"/>
    </w:rPr>
  </w:style>
  <w:style w:type="paragraph" w:styleId="TDC2">
    <w:name w:val="toc 2"/>
    <w:basedOn w:val="Normal"/>
    <w:uiPriority w:val="39"/>
    <w:qFormat w:val="1"/>
    <w:pPr>
      <w:spacing w:before="70"/>
      <w:ind w:left="1145" w:hanging="478"/>
    </w:pPr>
    <w:rPr>
      <w:sz w:val="28"/>
      <w:szCs w:val="28"/>
    </w:rPr>
  </w:style>
  <w:style w:type="paragraph" w:styleId="TDC3">
    <w:name w:val="toc 3"/>
    <w:basedOn w:val="Normal"/>
    <w:uiPriority w:val="1"/>
    <w:qFormat w:val="1"/>
    <w:pPr>
      <w:spacing w:before="70"/>
      <w:ind w:left="1027"/>
    </w:pPr>
    <w:rPr>
      <w:sz w:val="28"/>
      <w:szCs w:val="28"/>
    </w:rPr>
  </w:style>
  <w:style w:type="paragraph" w:styleId="TDC4">
    <w:name w:val="toc 4"/>
    <w:basedOn w:val="Normal"/>
    <w:uiPriority w:val="1"/>
    <w:qFormat w:val="1"/>
    <w:pPr>
      <w:spacing w:before="69"/>
      <w:ind w:left="1387"/>
    </w:pPr>
    <w:rPr>
      <w:sz w:val="28"/>
      <w:szCs w:val="28"/>
    </w:rPr>
  </w:style>
  <w:style w:type="paragraph" w:styleId="TDC5">
    <w:name w:val="toc 5"/>
    <w:basedOn w:val="Normal"/>
    <w:uiPriority w:val="1"/>
    <w:qFormat w:val="1"/>
    <w:pPr>
      <w:spacing w:before="70"/>
      <w:ind w:left="1387"/>
    </w:pPr>
    <w:rPr>
      <w:sz w:val="26"/>
      <w:szCs w:val="26"/>
    </w:rPr>
  </w:style>
  <w:style w:type="paragraph" w:styleId="TDC6">
    <w:name w:val="toc 6"/>
    <w:basedOn w:val="Normal"/>
    <w:uiPriority w:val="1"/>
    <w:qFormat w:val="1"/>
    <w:pPr>
      <w:spacing w:before="70"/>
      <w:ind w:left="1747"/>
    </w:pPr>
    <w:rPr>
      <w:sz w:val="28"/>
      <w:szCs w:val="28"/>
    </w:rPr>
  </w:style>
  <w:style w:type="paragraph" w:styleId="Textoindependiente">
    <w:name w:val="Body Text"/>
    <w:basedOn w:val="Normal"/>
    <w:uiPriority w:val="1"/>
    <w:qFormat w:val="1"/>
    <w:rPr>
      <w:sz w:val="28"/>
      <w:szCs w:val="28"/>
    </w:rPr>
  </w:style>
  <w:style w:type="paragraph" w:styleId="Prrafodelista">
    <w:name w:val="List Paragraph"/>
    <w:basedOn w:val="Normal"/>
    <w:uiPriority w:val="1"/>
    <w:qFormat w:val="1"/>
    <w:pPr>
      <w:spacing w:before="199"/>
      <w:ind w:left="743" w:hanging="360"/>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A8328A"/>
    <w:pPr>
      <w:tabs>
        <w:tab w:val="center" w:pos="4419"/>
        <w:tab w:val="right" w:pos="8838"/>
      </w:tabs>
    </w:pPr>
  </w:style>
  <w:style w:type="character" w:styleId="EncabezadoCar" w:customStyle="1">
    <w:name w:val="Encabezado Car"/>
    <w:basedOn w:val="Fuentedeprrafopredeter"/>
    <w:link w:val="Encabezado"/>
    <w:uiPriority w:val="99"/>
    <w:rsid w:val="00A8328A"/>
    <w:rPr>
      <w:rFonts w:ascii="Verdana" w:cs="Verdana" w:eastAsia="Verdana" w:hAnsi="Verdana"/>
      <w:lang w:val="es-ES"/>
    </w:rPr>
  </w:style>
  <w:style w:type="paragraph" w:styleId="Piedepgina">
    <w:name w:val="footer"/>
    <w:basedOn w:val="Normal"/>
    <w:link w:val="PiedepginaCar"/>
    <w:uiPriority w:val="99"/>
    <w:unhideWhenUsed w:val="1"/>
    <w:rsid w:val="00A8328A"/>
    <w:pPr>
      <w:tabs>
        <w:tab w:val="center" w:pos="4419"/>
        <w:tab w:val="right" w:pos="8838"/>
      </w:tabs>
    </w:pPr>
  </w:style>
  <w:style w:type="character" w:styleId="PiedepginaCar" w:customStyle="1">
    <w:name w:val="Pie de página Car"/>
    <w:basedOn w:val="Fuentedeprrafopredeter"/>
    <w:link w:val="Piedepgina"/>
    <w:uiPriority w:val="99"/>
    <w:rsid w:val="00A8328A"/>
    <w:rPr>
      <w:rFonts w:ascii="Verdana" w:cs="Verdana" w:eastAsia="Verdana" w:hAnsi="Verdana"/>
      <w:lang w:val="es-ES"/>
    </w:rPr>
  </w:style>
  <w:style w:type="paragraph" w:styleId="ds-markdown-paragraph" w:customStyle="1">
    <w:name w:val="ds-markdown-paragraph"/>
    <w:basedOn w:val="Normal"/>
    <w:rsid w:val="00CC463B"/>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US" w:val="es-US"/>
    </w:rPr>
  </w:style>
  <w:style w:type="character" w:styleId="Fuerte">
    <w:name w:val="Strong"/>
    <w:basedOn w:val="Fuentedeprrafopredeter"/>
    <w:uiPriority w:val="22"/>
    <w:qFormat w:val="1"/>
    <w:rsid w:val="00CC463B"/>
    <w:rPr>
      <w:b w:val="1"/>
      <w:bCs w:val="1"/>
    </w:rPr>
  </w:style>
  <w:style w:type="character" w:styleId="Hipervnculo">
    <w:name w:val="Hyperlink"/>
    <w:basedOn w:val="Fuentedeprrafopredeter"/>
    <w:uiPriority w:val="99"/>
    <w:unhideWhenUsed w:val="1"/>
    <w:rsid w:val="0033493F"/>
    <w:rPr>
      <w:color w:val="5f5f5f" w:themeColor="hyperlink"/>
      <w:u w:val="single"/>
    </w:rPr>
  </w:style>
  <w:style w:type="character" w:styleId="Mencinsinresolver">
    <w:name w:val="Unresolved Mention"/>
    <w:basedOn w:val="Fuentedeprrafopredeter"/>
    <w:uiPriority w:val="99"/>
    <w:semiHidden w:val="1"/>
    <w:unhideWhenUsed w:val="1"/>
    <w:rsid w:val="0033493F"/>
    <w:rPr>
      <w:color w:val="605e5c"/>
      <w:shd w:color="auto" w:fill="e1dfdd" w:val="clear"/>
    </w:rPr>
  </w:style>
  <w:style w:type="character" w:styleId="Hipervnculovisitado">
    <w:name w:val="FollowedHyperlink"/>
    <w:basedOn w:val="Fuentedeprrafopredeter"/>
    <w:uiPriority w:val="99"/>
    <w:semiHidden w:val="1"/>
    <w:unhideWhenUsed w:val="1"/>
    <w:rsid w:val="00665A36"/>
    <w:rPr>
      <w:color w:val="919191" w:themeColor="followedHyperlink"/>
      <w:u w:val="single"/>
    </w:rPr>
  </w:style>
  <w:style w:type="character" w:styleId="nfasis">
    <w:name w:val="Emphasis"/>
    <w:basedOn w:val="Fuentedeprrafopredeter"/>
    <w:uiPriority w:val="20"/>
    <w:qFormat w:val="1"/>
    <w:rsid w:val="009E081D"/>
    <w:rPr>
      <w:i w:val="1"/>
      <w:iCs w:val="1"/>
    </w:rPr>
  </w:style>
  <w:style w:type="paragraph" w:styleId="TtuloTDC">
    <w:name w:val="TOC Heading"/>
    <w:basedOn w:val="Ttulo1"/>
    <w:next w:val="Normal"/>
    <w:uiPriority w:val="39"/>
    <w:unhideWhenUsed w:val="1"/>
    <w:qFormat w:val="1"/>
    <w:rsid w:val="008F6593"/>
    <w:pPr>
      <w:keepNext w:val="1"/>
      <w:keepLines w:val="1"/>
      <w:widowControl w:val="1"/>
      <w:autoSpaceDE w:val="1"/>
      <w:autoSpaceDN w:val="1"/>
      <w:spacing w:before="240" w:line="259" w:lineRule="auto"/>
      <w:ind w:left="0"/>
      <w:outlineLvl w:val="9"/>
    </w:pPr>
    <w:rPr>
      <w:rFonts w:asciiTheme="majorHAnsi" w:cstheme="majorBidi" w:eastAsiaTheme="majorEastAsia" w:hAnsiTheme="majorHAnsi"/>
      <w:color w:val="a5a5a5" w:themeColor="accent1" w:themeShade="0000BF"/>
      <w:sz w:val="32"/>
      <w:szCs w:val="32"/>
      <w:lang w:eastAsia="es-US" w:val="es-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hyperlink" Target="https://www.argentina.gob.ar/normativa/nacional/ley-25326-64790/texto"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hyperlink" Target="https://servicios.infoleg.gob.ar/infolegInternet/anexos/15000-19999/16546/texact.htm#15" TargetMode="External"/><Relationship Id="rId25" Type="http://schemas.openxmlformats.org/officeDocument/2006/relationships/hyperlink" Target="https://servicios.infoleg.gob.ar/infolegInternet/anexos/15000-19999/16546/texact.htm#6" TargetMode="External"/><Relationship Id="rId28" Type="http://schemas.openxmlformats.org/officeDocument/2006/relationships/header" Target="header2.xml"/><Relationship Id="rId27" Type="http://schemas.openxmlformats.org/officeDocument/2006/relationships/hyperlink" Target="https://www.iso.org/standard/72089.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header" Target="header3.xml"/><Relationship Id="rId11" Type="http://schemas.openxmlformats.org/officeDocument/2006/relationships/header" Target="header1.xml"/><Relationship Id="rId10" Type="http://schemas.openxmlformats.org/officeDocument/2006/relationships/image" Target="media/image7.jp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CeTWONQ2EaXLkBsRX7GwJbjrA==">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2026-08-15T22:16:00Z</dcterms:created>
  <dc:creator>García Elías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m152 Google Docs Renderer</vt:lpwstr>
  </property>
  <property fmtid="{D5CDD505-2E9C-101B-9397-08002B2CF9AE}" pid="5" name="LastSaved">
    <vt:filetime>2026-07-30T00:00:00Z</vt:filetime>
  </property>
</Properties>
</file>